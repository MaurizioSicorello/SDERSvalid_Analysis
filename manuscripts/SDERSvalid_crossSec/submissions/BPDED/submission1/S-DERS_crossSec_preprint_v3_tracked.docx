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C8567E" w14:textId="77777777" w:rsidR="00AA525C" w:rsidRPr="00820490" w:rsidRDefault="00AA525C">
      <w:pPr>
        <w:spacing w:line="360" w:lineRule="auto"/>
        <w:ind w:left="720"/>
        <w:rPr>
          <w:rFonts w:ascii="Times New Roman" w:eastAsia="Times New Roman" w:hAnsi="Times New Roman" w:cs="Times New Roman"/>
          <w:b/>
          <w:sz w:val="24"/>
          <w:szCs w:val="24"/>
        </w:rPr>
      </w:pPr>
    </w:p>
    <w:p w14:paraId="00C8567F" w14:textId="77777777" w:rsidR="00AA525C" w:rsidRPr="00820490" w:rsidRDefault="00AA525C">
      <w:pPr>
        <w:spacing w:line="360" w:lineRule="auto"/>
        <w:jc w:val="center"/>
        <w:rPr>
          <w:rFonts w:ascii="Times New Roman" w:eastAsia="Times New Roman" w:hAnsi="Times New Roman" w:cs="Times New Roman"/>
          <w:b/>
          <w:sz w:val="24"/>
          <w:szCs w:val="24"/>
        </w:rPr>
      </w:pPr>
    </w:p>
    <w:p w14:paraId="00C85680" w14:textId="4DDDADBB" w:rsidR="00AA525C" w:rsidRPr="000C5195" w:rsidRDefault="00A8131F">
      <w:pPr>
        <w:spacing w:line="360" w:lineRule="auto"/>
        <w:jc w:val="center"/>
        <w:rPr>
          <w:rFonts w:ascii="Times New Roman" w:eastAsia="Times New Roman" w:hAnsi="Times New Roman" w:cs="Times New Roman"/>
          <w:b/>
          <w:sz w:val="32"/>
          <w:szCs w:val="32"/>
          <w:lang w:val="en-US"/>
        </w:rPr>
      </w:pPr>
      <w:r w:rsidRPr="00A8131F">
        <w:rPr>
          <w:rFonts w:ascii="Times New Roman" w:eastAsia="Times New Roman" w:hAnsi="Times New Roman" w:cs="Times New Roman"/>
          <w:b/>
          <w:sz w:val="32"/>
          <w:szCs w:val="32"/>
          <w:lang w:val="en-US"/>
        </w:rPr>
        <w:t>Translation, Validation and Extended Factor Models of the German State Difficulties in Emotion Regulation Scale (S-DERS)</w:t>
      </w:r>
    </w:p>
    <w:p w14:paraId="00C85681"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2"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Sicorello</w:t>
      </w:r>
      <w:r w:rsidRPr="00820490">
        <w:rPr>
          <w:rFonts w:ascii="Times New Roman" w:eastAsia="Times New Roman" w:hAnsi="Times New Roman" w:cs="Times New Roman"/>
          <w:sz w:val="24"/>
          <w:szCs w:val="24"/>
          <w:vertAlign w:val="superscript"/>
          <w:lang w:val="en-US"/>
        </w:rPr>
        <w:t>1,2</w:t>
      </w:r>
      <w:r w:rsidRPr="00820490">
        <w:rPr>
          <w:rFonts w:ascii="Times New Roman" w:eastAsia="Times New Roman" w:hAnsi="Times New Roman" w:cs="Times New Roman"/>
          <w:sz w:val="24"/>
          <w:szCs w:val="24"/>
          <w:lang w:val="en-US"/>
        </w:rPr>
        <w:t>, M., Elsaesser</w:t>
      </w: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 M., Kolar</w:t>
      </w: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 D. R.</w:t>
      </w:r>
    </w:p>
    <w:p w14:paraId="00C85683" w14:textId="77777777" w:rsidR="00AA525C" w:rsidRPr="00820490" w:rsidRDefault="00AA525C">
      <w:pPr>
        <w:spacing w:line="360" w:lineRule="auto"/>
        <w:jc w:val="center"/>
        <w:rPr>
          <w:rFonts w:ascii="Times New Roman" w:eastAsia="Times New Roman" w:hAnsi="Times New Roman" w:cs="Times New Roman"/>
          <w:sz w:val="24"/>
          <w:szCs w:val="24"/>
          <w:lang w:val="en-US"/>
        </w:rPr>
      </w:pPr>
    </w:p>
    <w:p w14:paraId="00C85684"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1</w:t>
      </w:r>
      <w:r w:rsidRPr="00820490">
        <w:rPr>
          <w:rFonts w:ascii="Times New Roman" w:eastAsia="Times New Roman" w:hAnsi="Times New Roman" w:cs="Times New Roman"/>
          <w:sz w:val="24"/>
          <w:szCs w:val="24"/>
          <w:lang w:val="en-US"/>
        </w:rPr>
        <w:t>Institute for Psychosomatic Medicine and Psychotherapy, Central Institute of Mental Health, Medical Faculty Mannheim, Heidelberg University, Heidelberg, Germany</w:t>
      </w:r>
    </w:p>
    <w:p w14:paraId="00C85685"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2</w:t>
      </w:r>
      <w:r w:rsidRPr="00820490">
        <w:rPr>
          <w:rFonts w:ascii="Times New Roman" w:eastAsia="Times New Roman" w:hAnsi="Times New Roman" w:cs="Times New Roman"/>
          <w:sz w:val="24"/>
          <w:szCs w:val="24"/>
          <w:lang w:val="en-US"/>
        </w:rPr>
        <w:t>German Center for Mental Health (DZPG), Partner Site Mannheim, Mannheim, Germany</w:t>
      </w:r>
    </w:p>
    <w:p w14:paraId="00C85686"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3</w:t>
      </w:r>
      <w:r w:rsidRPr="00820490">
        <w:rPr>
          <w:rFonts w:ascii="Times New Roman" w:eastAsia="Times New Roman" w:hAnsi="Times New Roman" w:cs="Times New Roman"/>
          <w:sz w:val="24"/>
          <w:szCs w:val="24"/>
          <w:lang w:val="en-US"/>
        </w:rPr>
        <w:t>Department of Psychiatry and Psychotherapy, Medical Center – University of Freiburg, Faculty of Medicine, University of Freiburg, Freiburg, Germany</w:t>
      </w:r>
    </w:p>
    <w:p w14:paraId="00C85687" w14:textId="77777777" w:rsidR="00AA525C" w:rsidRPr="00820490" w:rsidRDefault="005F5AD8">
      <w:pPr>
        <w:spacing w:after="20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vertAlign w:val="superscript"/>
          <w:lang w:val="en-US"/>
        </w:rPr>
        <w:t>4</w:t>
      </w:r>
      <w:r w:rsidRPr="00820490">
        <w:rPr>
          <w:rFonts w:ascii="Times New Roman" w:eastAsia="Times New Roman" w:hAnsi="Times New Roman" w:cs="Times New Roman"/>
          <w:sz w:val="24"/>
          <w:szCs w:val="24"/>
          <w:lang w:val="en-US"/>
        </w:rPr>
        <w:t>Department of Psychology, University of Regensburg, Regensburg, Germany</w:t>
      </w:r>
    </w:p>
    <w:p w14:paraId="00C85688" w14:textId="77777777" w:rsidR="00AA525C" w:rsidRPr="00820490" w:rsidRDefault="00AA525C">
      <w:pPr>
        <w:spacing w:before="240" w:after="240" w:line="360" w:lineRule="auto"/>
        <w:rPr>
          <w:rFonts w:ascii="Times New Roman" w:eastAsia="Times New Roman" w:hAnsi="Times New Roman" w:cs="Times New Roman"/>
          <w:sz w:val="24"/>
          <w:szCs w:val="24"/>
          <w:lang w:val="en-US"/>
        </w:rPr>
      </w:pPr>
    </w:p>
    <w:p w14:paraId="00C85689" w14:textId="5E7F307E" w:rsidR="00AA525C" w:rsidRPr="00820490" w:rsidRDefault="005F5AD8">
      <w:pPr>
        <w:spacing w:before="240" w:after="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Author note</w:t>
      </w:r>
    </w:p>
    <w:p w14:paraId="00C8568A" w14:textId="48ACFCDF" w:rsidR="00AA525C" w:rsidRPr="0016149F" w:rsidRDefault="005F5AD8" w:rsidP="0029631A">
      <w:pPr>
        <w:spacing w:before="240"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Correspondence concerning this article should be addressed to </w:t>
      </w:r>
      <w:r w:rsidR="0016149F">
        <w:rPr>
          <w:rFonts w:ascii="Times New Roman" w:eastAsia="Times New Roman" w:hAnsi="Times New Roman" w:cs="Times New Roman"/>
          <w:sz w:val="24"/>
          <w:szCs w:val="24"/>
          <w:lang w:val="en-US"/>
        </w:rPr>
        <w:t xml:space="preserve">Dr. </w:t>
      </w:r>
      <w:r w:rsidRPr="00820490">
        <w:rPr>
          <w:rFonts w:ascii="Times New Roman" w:eastAsia="Times New Roman" w:hAnsi="Times New Roman" w:cs="Times New Roman"/>
          <w:sz w:val="24"/>
          <w:szCs w:val="24"/>
          <w:lang w:val="en-US"/>
        </w:rPr>
        <w:t>Maurizio Sicorello, Central Institute of Mental Health, J5, 68159 Mannheim, Germany.</w:t>
      </w:r>
      <w:r w:rsidRPr="00820490">
        <w:rPr>
          <w:rFonts w:ascii="Times New Roman" w:eastAsia="Times New Roman" w:hAnsi="Times New Roman" w:cs="Times New Roman"/>
          <w:sz w:val="24"/>
          <w:szCs w:val="24"/>
          <w:lang w:val="en-US"/>
        </w:rPr>
        <w:br/>
      </w:r>
      <w:r w:rsidRPr="0016149F">
        <w:rPr>
          <w:rFonts w:ascii="Times New Roman" w:eastAsia="Times New Roman" w:hAnsi="Times New Roman" w:cs="Times New Roman"/>
          <w:sz w:val="24"/>
          <w:szCs w:val="24"/>
          <w:lang w:val="en-US"/>
        </w:rPr>
        <w:t>Email: maurizio.sicorello@zi-mannheim.de</w:t>
      </w:r>
    </w:p>
    <w:p w14:paraId="00C8568B" w14:textId="77777777" w:rsidR="00AA525C" w:rsidRPr="0016149F" w:rsidRDefault="005F5AD8">
      <w:pPr>
        <w:spacing w:before="240" w:after="240" w:line="360" w:lineRule="auto"/>
        <w:rPr>
          <w:rFonts w:ascii="Times New Roman" w:eastAsia="Times New Roman" w:hAnsi="Times New Roman" w:cs="Times New Roman"/>
          <w:sz w:val="24"/>
          <w:szCs w:val="24"/>
          <w:lang w:val="en-US"/>
        </w:rPr>
      </w:pPr>
      <w:r w:rsidRPr="0016149F">
        <w:rPr>
          <w:rFonts w:ascii="Times New Roman" w:eastAsia="Times New Roman" w:hAnsi="Times New Roman" w:cs="Times New Roman"/>
          <w:sz w:val="24"/>
          <w:szCs w:val="24"/>
          <w:lang w:val="en-US"/>
        </w:rPr>
        <w:t xml:space="preserve"> </w:t>
      </w:r>
    </w:p>
    <w:p w14:paraId="62916B2A" w14:textId="70A1C805" w:rsidR="00820490" w:rsidRPr="00820490" w:rsidRDefault="00B46BCD" w:rsidP="00B46BCD">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p w14:paraId="00C8568F"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Abstract</w:t>
      </w:r>
    </w:p>
    <w:p w14:paraId="569B87A8" w14:textId="3416EB90" w:rsidR="00FE5105"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Background:</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Difficulties in emotion regulation are a key transdiagnostic factor in mental health disorders. While much research has focused on emotion regulation difficulties as stable, trait-like constructs, emotion regulation is inherently dynamic, unfolding over time. This highlights the need for state-like measures to capture these temporal dynamics in both laboratory and real-world contexts, such as the State Difficulties in Emotion Regulation Scale (S-DERS).</w:t>
      </w:r>
      <w:r w:rsidR="00FE5105">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The present study aimed to</w:t>
      </w:r>
      <w:ins w:id="0" w:author="Maurizio Sicorello" w:date="2025-04-01T17:24:00Z" w16du:dateUtc="2025-04-01T15:24:00Z">
        <w:r w:rsidR="00B91CE0">
          <w:rPr>
            <w:rFonts w:ascii="Times New Roman" w:eastAsia="Times New Roman" w:hAnsi="Times New Roman" w:cs="Times New Roman"/>
            <w:sz w:val="24"/>
            <w:szCs w:val="24"/>
            <w:lang w:val="en-US"/>
          </w:rPr>
          <w:t xml:space="preserve"> (a)</w:t>
        </w:r>
      </w:ins>
      <w:r w:rsidRPr="00466B86">
        <w:rPr>
          <w:rFonts w:ascii="Times New Roman" w:eastAsia="Times New Roman" w:hAnsi="Times New Roman" w:cs="Times New Roman"/>
          <w:sz w:val="24"/>
          <w:szCs w:val="24"/>
          <w:lang w:val="en-US"/>
        </w:rPr>
        <w:t xml:space="preserve"> translate the S-DERS into German, </w:t>
      </w:r>
      <w:ins w:id="1" w:author="Maurizio Sicorello" w:date="2025-04-01T17:24:00Z" w16du:dateUtc="2025-04-01T15:24:00Z">
        <w:r w:rsidR="00B91CE0">
          <w:rPr>
            <w:rFonts w:ascii="Times New Roman" w:eastAsia="Times New Roman" w:hAnsi="Times New Roman" w:cs="Times New Roman"/>
            <w:sz w:val="24"/>
            <w:szCs w:val="24"/>
            <w:lang w:val="en-US"/>
          </w:rPr>
          <w:t xml:space="preserve">(b) </w:t>
        </w:r>
      </w:ins>
      <w:r w:rsidRPr="00466B86">
        <w:rPr>
          <w:rFonts w:ascii="Times New Roman" w:eastAsia="Times New Roman" w:hAnsi="Times New Roman" w:cs="Times New Roman"/>
          <w:sz w:val="24"/>
          <w:szCs w:val="24"/>
          <w:lang w:val="en-US"/>
        </w:rPr>
        <w:t xml:space="preserve">validate its psychometric properties, and </w:t>
      </w:r>
      <w:ins w:id="2" w:author="Maurizio Sicorello" w:date="2025-04-01T17:25:00Z" w16du:dateUtc="2025-04-01T15:25:00Z">
        <w:r w:rsidR="00B91CE0">
          <w:rPr>
            <w:rFonts w:ascii="Times New Roman" w:eastAsia="Times New Roman" w:hAnsi="Times New Roman" w:cs="Times New Roman"/>
            <w:sz w:val="24"/>
            <w:szCs w:val="24"/>
            <w:lang w:val="en-US"/>
          </w:rPr>
          <w:t xml:space="preserve"> (c) </w:t>
        </w:r>
      </w:ins>
      <w:del w:id="3" w:author="Maurizio Sicorello" w:date="2025-04-01T17:31:00Z" w16du:dateUtc="2025-04-01T15:31:00Z">
        <w:r w:rsidRPr="00466B86" w:rsidDel="00A62F39">
          <w:rPr>
            <w:rFonts w:ascii="Times New Roman" w:eastAsia="Times New Roman" w:hAnsi="Times New Roman" w:cs="Times New Roman"/>
            <w:sz w:val="24"/>
            <w:szCs w:val="24"/>
            <w:lang w:val="en-US"/>
          </w:rPr>
          <w:delText>explore</w:delText>
        </w:r>
      </w:del>
      <w:ins w:id="4" w:author="Maurizio Sicorello" w:date="2025-04-01T17:31:00Z" w16du:dateUtc="2025-04-01T15:31:00Z">
        <w:r w:rsidR="00A62F39">
          <w:rPr>
            <w:rFonts w:ascii="Times New Roman" w:eastAsia="Times New Roman" w:hAnsi="Times New Roman" w:cs="Times New Roman"/>
            <w:sz w:val="24"/>
            <w:szCs w:val="24"/>
            <w:lang w:val="en-US"/>
          </w:rPr>
          <w:t xml:space="preserve">provide </w:t>
        </w:r>
      </w:ins>
      <w:ins w:id="5" w:author="Maurizio Sicorello" w:date="2025-04-01T17:38:00Z" w16du:dateUtc="2025-04-01T15:38:00Z">
        <w:r w:rsidR="00724715">
          <w:rPr>
            <w:rFonts w:ascii="Times New Roman" w:eastAsia="Times New Roman" w:hAnsi="Times New Roman" w:cs="Times New Roman"/>
            <w:sz w:val="24"/>
            <w:szCs w:val="24"/>
            <w:lang w:val="en-US"/>
          </w:rPr>
          <w:t xml:space="preserve">novel examinations </w:t>
        </w:r>
      </w:ins>
      <w:ins w:id="6" w:author="Maurizio Sicorello" w:date="2025-04-01T17:33:00Z" w16du:dateUtc="2025-04-01T15:33:00Z">
        <w:r w:rsidR="00A9274B">
          <w:rPr>
            <w:rFonts w:ascii="Times New Roman" w:eastAsia="Times New Roman" w:hAnsi="Times New Roman" w:cs="Times New Roman"/>
            <w:sz w:val="24"/>
            <w:szCs w:val="24"/>
            <w:lang w:val="en-US"/>
          </w:rPr>
          <w:t xml:space="preserve">whether </w:t>
        </w:r>
      </w:ins>
      <w:ins w:id="7" w:author="Maurizio Sicorello" w:date="2025-04-01T17:37:00Z" w16du:dateUtc="2025-04-01T15:37:00Z">
        <w:r w:rsidR="007A7CF7">
          <w:rPr>
            <w:rFonts w:ascii="Times New Roman" w:eastAsia="Times New Roman" w:hAnsi="Times New Roman" w:cs="Times New Roman"/>
            <w:sz w:val="24"/>
            <w:szCs w:val="24"/>
            <w:lang w:val="en-US"/>
          </w:rPr>
          <w:t>state-based emotion regulation difficulties</w:t>
        </w:r>
      </w:ins>
      <w:ins w:id="8" w:author="Maurizio Sicorello" w:date="2025-04-01T17:41:00Z" w16du:dateUtc="2025-04-01T15:41:00Z">
        <w:r w:rsidR="00F66829">
          <w:rPr>
            <w:rFonts w:ascii="Times New Roman" w:eastAsia="Times New Roman" w:hAnsi="Times New Roman" w:cs="Times New Roman"/>
            <w:sz w:val="24"/>
            <w:szCs w:val="24"/>
            <w:lang w:val="en-US"/>
          </w:rPr>
          <w:t xml:space="preserve"> share an underlying </w:t>
        </w:r>
      </w:ins>
      <w:ins w:id="9" w:author="Maurizio Sicorello" w:date="2025-04-01T17:33:00Z" w16du:dateUtc="2025-04-01T15:33:00Z">
        <w:r w:rsidR="00A9274B">
          <w:rPr>
            <w:rFonts w:ascii="Times New Roman" w:eastAsia="Times New Roman" w:hAnsi="Times New Roman" w:cs="Times New Roman"/>
            <w:sz w:val="24"/>
            <w:szCs w:val="24"/>
            <w:lang w:val="en-US"/>
          </w:rPr>
          <w:t xml:space="preserve">general factor </w:t>
        </w:r>
      </w:ins>
      <w:ins w:id="10" w:author="Maurizio Sicorello" w:date="2025-04-01T17:34:00Z" w16du:dateUtc="2025-04-01T15:34:00Z">
        <w:r w:rsidR="004C6DFE">
          <w:rPr>
            <w:rFonts w:ascii="Times New Roman" w:eastAsia="Times New Roman" w:hAnsi="Times New Roman" w:cs="Times New Roman"/>
            <w:sz w:val="24"/>
            <w:szCs w:val="24"/>
            <w:lang w:val="en-US"/>
          </w:rPr>
          <w:t xml:space="preserve">or </w:t>
        </w:r>
      </w:ins>
      <w:ins w:id="11" w:author="Maurizio Sicorello" w:date="2025-04-01T17:41:00Z" w16du:dateUtc="2025-04-01T15:41:00Z">
        <w:r w:rsidR="00F66829">
          <w:rPr>
            <w:rFonts w:ascii="Times New Roman" w:eastAsia="Times New Roman" w:hAnsi="Times New Roman" w:cs="Times New Roman"/>
            <w:sz w:val="24"/>
            <w:szCs w:val="24"/>
            <w:lang w:val="en-US"/>
          </w:rPr>
          <w:t xml:space="preserve">are </w:t>
        </w:r>
      </w:ins>
      <w:ins w:id="12" w:author="Maurizio Sicorello" w:date="2025-04-01T17:40:00Z" w16du:dateUtc="2025-04-01T15:40:00Z">
        <w:r w:rsidR="00811A2D">
          <w:rPr>
            <w:rFonts w:ascii="Times New Roman" w:eastAsia="Times New Roman" w:hAnsi="Times New Roman" w:cs="Times New Roman"/>
            <w:sz w:val="24"/>
            <w:szCs w:val="24"/>
            <w:lang w:val="en-US"/>
          </w:rPr>
          <w:t xml:space="preserve">interconnected </w:t>
        </w:r>
      </w:ins>
      <w:ins w:id="13" w:author="Maurizio Sicorello" w:date="2025-04-01T17:42:00Z" w16du:dateUtc="2025-04-01T15:42:00Z">
        <w:r w:rsidR="00256E1C">
          <w:rPr>
            <w:rFonts w:ascii="Times New Roman" w:eastAsia="Times New Roman" w:hAnsi="Times New Roman" w:cs="Times New Roman"/>
            <w:sz w:val="24"/>
            <w:szCs w:val="24"/>
            <w:lang w:val="en-US"/>
          </w:rPr>
          <w:t xml:space="preserve">but distinct </w:t>
        </w:r>
      </w:ins>
      <w:ins w:id="14" w:author="Maurizio Sicorello" w:date="2025-04-01T17:40:00Z" w16du:dateUtc="2025-04-01T15:40:00Z">
        <w:r w:rsidR="00811A2D">
          <w:rPr>
            <w:rFonts w:ascii="Times New Roman" w:eastAsia="Times New Roman" w:hAnsi="Times New Roman" w:cs="Times New Roman"/>
            <w:sz w:val="24"/>
            <w:szCs w:val="24"/>
            <w:lang w:val="en-US"/>
          </w:rPr>
          <w:t>sub-components</w:t>
        </w:r>
      </w:ins>
      <w:ins w:id="15" w:author="Maurizio Sicorello" w:date="2025-04-01T17:35:00Z" w16du:dateUtc="2025-04-01T15:35:00Z">
        <w:r w:rsidR="00693D39">
          <w:rPr>
            <w:rFonts w:ascii="Times New Roman" w:eastAsia="Times New Roman" w:hAnsi="Times New Roman" w:cs="Times New Roman"/>
            <w:sz w:val="24"/>
            <w:szCs w:val="24"/>
            <w:lang w:val="en-US"/>
          </w:rPr>
          <w:t xml:space="preserve">, </w:t>
        </w:r>
      </w:ins>
      <w:ins w:id="16" w:author="Maurizio Sicorello" w:date="2025-04-01T17:39:00Z" w16du:dateUtc="2025-04-01T15:39:00Z">
        <w:r w:rsidR="00A60CA8">
          <w:rPr>
            <w:rFonts w:ascii="Times New Roman" w:eastAsia="Times New Roman" w:hAnsi="Times New Roman" w:cs="Times New Roman"/>
            <w:sz w:val="24"/>
            <w:szCs w:val="24"/>
            <w:lang w:val="en-US"/>
          </w:rPr>
          <w:t xml:space="preserve">complemented with an </w:t>
        </w:r>
      </w:ins>
      <w:ins w:id="17" w:author="Maurizio Sicorello" w:date="2025-04-01T17:35:00Z" w16du:dateUtc="2025-04-01T15:35:00Z">
        <w:r w:rsidR="00693D39">
          <w:rPr>
            <w:rFonts w:ascii="Times New Roman" w:eastAsia="Times New Roman" w:hAnsi="Times New Roman" w:cs="Times New Roman"/>
            <w:sz w:val="24"/>
            <w:szCs w:val="24"/>
            <w:lang w:val="en-US"/>
          </w:rPr>
          <w:t>exploratory network approach.</w:t>
        </w:r>
      </w:ins>
      <w:del w:id="18" w:author="Maurizio Sicorello" w:date="2025-04-01T17:31:00Z" w16du:dateUtc="2025-04-01T15:31:00Z">
        <w:r w:rsidRPr="00466B86" w:rsidDel="00A62F39">
          <w:rPr>
            <w:rFonts w:ascii="Times New Roman" w:eastAsia="Times New Roman" w:hAnsi="Times New Roman" w:cs="Times New Roman"/>
            <w:sz w:val="24"/>
            <w:szCs w:val="24"/>
            <w:lang w:val="en-US"/>
          </w:rPr>
          <w:delText xml:space="preserve"> </w:delText>
        </w:r>
      </w:del>
      <w:del w:id="19" w:author="Maurizio Sicorello" w:date="2025-04-01T17:34:00Z" w16du:dateUtc="2025-04-01T15:34:00Z">
        <w:r w:rsidRPr="00466B86" w:rsidDel="004C6DFE">
          <w:rPr>
            <w:rFonts w:ascii="Times New Roman" w:eastAsia="Times New Roman" w:hAnsi="Times New Roman" w:cs="Times New Roman"/>
            <w:sz w:val="24"/>
            <w:szCs w:val="24"/>
            <w:lang w:val="en-US"/>
          </w:rPr>
          <w:delText xml:space="preserve">the interrelations among its subcomponents using </w:delText>
        </w:r>
        <w:r w:rsidR="00105BE2" w:rsidDel="004C6DFE">
          <w:rPr>
            <w:rFonts w:ascii="Times New Roman" w:eastAsia="Times New Roman" w:hAnsi="Times New Roman" w:cs="Times New Roman"/>
            <w:sz w:val="24"/>
            <w:szCs w:val="24"/>
            <w:lang w:val="en-US"/>
          </w:rPr>
          <w:delText xml:space="preserve">extended factor models and </w:delText>
        </w:r>
        <w:r w:rsidRPr="00466B86" w:rsidDel="004C6DFE">
          <w:rPr>
            <w:rFonts w:ascii="Times New Roman" w:eastAsia="Times New Roman" w:hAnsi="Times New Roman" w:cs="Times New Roman"/>
            <w:sz w:val="24"/>
            <w:szCs w:val="24"/>
            <w:lang w:val="en-US"/>
          </w:rPr>
          <w:delText>cross-sectional network analysis</w:delText>
        </w:r>
      </w:del>
      <w:r w:rsidRPr="00466B86">
        <w:rPr>
          <w:rFonts w:ascii="Times New Roman" w:eastAsia="Times New Roman" w:hAnsi="Times New Roman" w:cs="Times New Roman"/>
          <w:sz w:val="24"/>
          <w:szCs w:val="24"/>
          <w:lang w:val="en-US"/>
        </w:rPr>
        <w:t>.</w:t>
      </w:r>
    </w:p>
    <w:p w14:paraId="33B1AAA1" w14:textId="1BA8D9D7" w:rsidR="00466B86"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Methods</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 xml:space="preserve">A sample of 214 participants, predominantly young females, completed the 21-item German version of the S-DERS following a negative mood induction procedure. Participants also completed a broader battery of psychological assessments. Factor structure, reliability, and construct validity were examined using </w:t>
      </w:r>
      <w:r w:rsidR="00D30325">
        <w:rPr>
          <w:rFonts w:ascii="Times New Roman" w:eastAsia="Times New Roman" w:hAnsi="Times New Roman" w:cs="Times New Roman"/>
          <w:sz w:val="24"/>
          <w:szCs w:val="24"/>
          <w:lang w:val="en-US"/>
        </w:rPr>
        <w:t xml:space="preserve">confirmatory factor analysis and </w:t>
      </w:r>
      <w:r w:rsidRPr="00466B86">
        <w:rPr>
          <w:rFonts w:ascii="Times New Roman" w:eastAsia="Times New Roman" w:hAnsi="Times New Roman" w:cs="Times New Roman"/>
          <w:sz w:val="24"/>
          <w:szCs w:val="24"/>
          <w:lang w:val="en-US"/>
        </w:rPr>
        <w:t>exploratory structural equation modeling (ESEM) with cross-loadings.</w:t>
      </w:r>
      <w:ins w:id="20" w:author="Maurizio Sicorello" w:date="2025-04-01T17:48:00Z" w16du:dateUtc="2025-04-01T15:48:00Z">
        <w:r w:rsidR="005D0806">
          <w:rPr>
            <w:rFonts w:ascii="Times New Roman" w:eastAsia="Times New Roman" w:hAnsi="Times New Roman" w:cs="Times New Roman"/>
            <w:sz w:val="24"/>
            <w:szCs w:val="24"/>
            <w:lang w:val="en-US"/>
          </w:rPr>
          <w:t xml:space="preserve"> Th</w:t>
        </w:r>
      </w:ins>
      <w:ins w:id="21" w:author="Maurizio Sicorello" w:date="2025-04-01T17:49:00Z" w16du:dateUtc="2025-04-01T15:49:00Z">
        <w:r w:rsidR="005D0806">
          <w:rPr>
            <w:rFonts w:ascii="Times New Roman" w:eastAsia="Times New Roman" w:hAnsi="Times New Roman" w:cs="Times New Roman"/>
            <w:sz w:val="24"/>
            <w:szCs w:val="24"/>
            <w:lang w:val="en-US"/>
          </w:rPr>
          <w:t>ese were compared to bi-factor, higher-order, and network models.</w:t>
        </w:r>
      </w:ins>
      <w:r w:rsidRPr="00466B86">
        <w:rPr>
          <w:rFonts w:ascii="Times New Roman" w:eastAsia="Times New Roman" w:hAnsi="Times New Roman" w:cs="Times New Roman"/>
          <w:sz w:val="24"/>
          <w:szCs w:val="24"/>
          <w:lang w:val="en-US"/>
        </w:rPr>
        <w:t xml:space="preserve"> </w:t>
      </w:r>
      <w:del w:id="22" w:author="Maurizio Sicorello" w:date="2025-04-01T17:49:00Z" w16du:dateUtc="2025-04-01T15:49:00Z">
        <w:r w:rsidRPr="00466B86" w:rsidDel="005D0806">
          <w:rPr>
            <w:rFonts w:ascii="Times New Roman" w:eastAsia="Times New Roman" w:hAnsi="Times New Roman" w:cs="Times New Roman"/>
            <w:sz w:val="24"/>
            <w:szCs w:val="24"/>
            <w:lang w:val="en-US"/>
          </w:rPr>
          <w:delText>Additionally, network analysis was employed to generate hypotheses about pathways linking discrete emotion regulation difficulties.</w:delText>
        </w:r>
      </w:del>
    </w:p>
    <w:p w14:paraId="0A735B83" w14:textId="5B1C5BB1" w:rsidR="00466B86" w:rsidRPr="00466B86"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Results:</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The German S-DERS demonstrated a robust four-factor structure, high reliability, and strong construct validity, consistent with the original English version. ESEM indicated that extensive cross-loadings were necessary to achieve good model fit. A four-factor correlated model outperformed both bifactor and higher-order models, suggesting that emotion regulation difficulties are best conceptualized as four distinct but interrelated constructs</w:t>
      </w:r>
      <w:ins w:id="23" w:author="Maurizio Sicorello" w:date="2025-04-01T17:52:00Z" w16du:dateUtc="2025-04-01T15:52:00Z">
        <w:r w:rsidR="00930737">
          <w:rPr>
            <w:rFonts w:ascii="Times New Roman" w:eastAsia="Times New Roman" w:hAnsi="Times New Roman" w:cs="Times New Roman"/>
            <w:sz w:val="24"/>
            <w:szCs w:val="24"/>
            <w:lang w:val="en-US"/>
          </w:rPr>
          <w:t xml:space="preserve"> without a </w:t>
        </w:r>
      </w:ins>
      <w:ins w:id="24" w:author="Maurizio Sicorello" w:date="2025-04-01T17:53:00Z" w16du:dateUtc="2025-04-01T15:53:00Z">
        <w:r w:rsidR="00BE543B">
          <w:rPr>
            <w:rFonts w:ascii="Times New Roman" w:eastAsia="Times New Roman" w:hAnsi="Times New Roman" w:cs="Times New Roman"/>
            <w:sz w:val="24"/>
            <w:szCs w:val="24"/>
            <w:lang w:val="en-US"/>
          </w:rPr>
          <w:t xml:space="preserve">shared </w:t>
        </w:r>
      </w:ins>
      <w:ins w:id="25" w:author="Maurizio Sicorello" w:date="2025-04-01T17:52:00Z" w16du:dateUtc="2025-04-01T15:52:00Z">
        <w:r w:rsidR="00930737">
          <w:rPr>
            <w:rFonts w:ascii="Times New Roman" w:eastAsia="Times New Roman" w:hAnsi="Times New Roman" w:cs="Times New Roman"/>
            <w:sz w:val="24"/>
            <w:szCs w:val="24"/>
            <w:lang w:val="en-US"/>
          </w:rPr>
          <w:t>general factor</w:t>
        </w:r>
      </w:ins>
      <w:r w:rsidRPr="00466B86">
        <w:rPr>
          <w:rFonts w:ascii="Times New Roman" w:eastAsia="Times New Roman" w:hAnsi="Times New Roman" w:cs="Times New Roman"/>
          <w:sz w:val="24"/>
          <w:szCs w:val="24"/>
          <w:lang w:val="en-US"/>
        </w:rPr>
        <w:t>: (a) Non-acceptance of Current Emotions, (b) Limited Ability to Modulate Current Emotional and Behavioral Responses, (c) Lack of Awareness of Current Emotions, and (d) Lack of Clarity about Current Emotions.</w:t>
      </w:r>
    </w:p>
    <w:p w14:paraId="4DE16DAC" w14:textId="71963821" w:rsidR="00466B86" w:rsidRDefault="00466B86" w:rsidP="00FE5105">
      <w:pPr>
        <w:spacing w:after="120" w:line="360" w:lineRule="auto"/>
        <w:jc w:val="both"/>
        <w:rPr>
          <w:rFonts w:ascii="Times New Roman" w:eastAsia="Times New Roman" w:hAnsi="Times New Roman" w:cs="Times New Roman"/>
          <w:sz w:val="24"/>
          <w:szCs w:val="24"/>
          <w:lang w:val="en-US"/>
        </w:rPr>
      </w:pPr>
      <w:r w:rsidRPr="00466B86">
        <w:rPr>
          <w:rFonts w:ascii="Times New Roman" w:eastAsia="Times New Roman" w:hAnsi="Times New Roman" w:cs="Times New Roman"/>
          <w:sz w:val="24"/>
          <w:szCs w:val="24"/>
          <w:lang w:val="en-US"/>
        </w:rPr>
        <w:t>Conclusions:</w:t>
      </w:r>
      <w:r>
        <w:rPr>
          <w:rFonts w:ascii="Times New Roman" w:eastAsia="Times New Roman" w:hAnsi="Times New Roman" w:cs="Times New Roman"/>
          <w:sz w:val="24"/>
          <w:szCs w:val="24"/>
          <w:lang w:val="en-US"/>
        </w:rPr>
        <w:t xml:space="preserve"> </w:t>
      </w:r>
      <w:r w:rsidRPr="00466B86">
        <w:rPr>
          <w:rFonts w:ascii="Times New Roman" w:eastAsia="Times New Roman" w:hAnsi="Times New Roman" w:cs="Times New Roman"/>
          <w:sz w:val="24"/>
          <w:szCs w:val="24"/>
          <w:lang w:val="en-US"/>
        </w:rPr>
        <w:t xml:space="preserve">The German version of the S-DERS is a reliable and valid tool for assessing state-like difficulties in emotion regulation. The </w:t>
      </w:r>
      <w:ins w:id="26" w:author="Maurizio Sicorello" w:date="2025-04-01T17:53:00Z" w16du:dateUtc="2025-04-01T15:53:00Z">
        <w:r w:rsidR="00B712BB">
          <w:rPr>
            <w:rFonts w:ascii="Times New Roman" w:eastAsia="Times New Roman" w:hAnsi="Times New Roman" w:cs="Times New Roman"/>
            <w:sz w:val="24"/>
            <w:szCs w:val="24"/>
            <w:lang w:val="en-US"/>
          </w:rPr>
          <w:t xml:space="preserve">extended factor models </w:t>
        </w:r>
      </w:ins>
      <w:del w:id="27" w:author="Maurizio Sicorello" w:date="2025-04-01T17:54:00Z" w16du:dateUtc="2025-04-01T15:54:00Z">
        <w:r w:rsidRPr="00466B86" w:rsidDel="00B712BB">
          <w:rPr>
            <w:rFonts w:ascii="Times New Roman" w:eastAsia="Times New Roman" w:hAnsi="Times New Roman" w:cs="Times New Roman"/>
            <w:sz w:val="24"/>
            <w:szCs w:val="24"/>
            <w:lang w:val="en-US"/>
          </w:rPr>
          <w:delText xml:space="preserve">findings </w:delText>
        </w:r>
      </w:del>
      <w:r w:rsidRPr="00466B86">
        <w:rPr>
          <w:rFonts w:ascii="Times New Roman" w:eastAsia="Times New Roman" w:hAnsi="Times New Roman" w:cs="Times New Roman"/>
          <w:sz w:val="24"/>
          <w:szCs w:val="24"/>
          <w:lang w:val="en-US"/>
        </w:rPr>
        <w:t>highlight the multidimensional nature of emotion regulation difficulties, with complex interrelations among distinct but related constructs. These insights can inform future research on emotion dysregulation and support efforts to validate the S-DERS in clinical populations.</w:t>
      </w:r>
    </w:p>
    <w:p w14:paraId="7DE68056" w14:textId="6B26E30E" w:rsidR="00613D74" w:rsidRPr="00CF66D4" w:rsidRDefault="00613D74" w:rsidP="00466B86">
      <w:pPr>
        <w:spacing w:line="360" w:lineRule="auto"/>
        <w:jc w:val="both"/>
        <w:rPr>
          <w:rFonts w:ascii="Times New Roman" w:eastAsia="Times New Roman" w:hAnsi="Times New Roman" w:cs="Times New Roman"/>
          <w:sz w:val="24"/>
          <w:szCs w:val="24"/>
          <w:lang w:val="en-US"/>
        </w:rPr>
      </w:pPr>
      <w:r w:rsidRPr="00CF66D4">
        <w:rPr>
          <w:rFonts w:ascii="Times New Roman" w:eastAsia="Times New Roman" w:hAnsi="Times New Roman" w:cs="Times New Roman"/>
          <w:i/>
          <w:iCs/>
          <w:sz w:val="24"/>
          <w:szCs w:val="24"/>
          <w:lang w:val="en-US"/>
        </w:rPr>
        <w:lastRenderedPageBreak/>
        <w:t xml:space="preserve">Keywords: </w:t>
      </w:r>
      <w:r w:rsidR="00C33AF4">
        <w:rPr>
          <w:rFonts w:ascii="Times New Roman" w:eastAsia="Times New Roman" w:hAnsi="Times New Roman" w:cs="Times New Roman"/>
          <w:sz w:val="24"/>
          <w:szCs w:val="24"/>
          <w:lang w:val="en-US"/>
        </w:rPr>
        <w:t>emotion regulation, psychometrics, psychopathology, assessment, structural equation models</w:t>
      </w:r>
    </w:p>
    <w:p w14:paraId="00C85690" w14:textId="3B9C74E4" w:rsidR="00AA525C" w:rsidRPr="00820490" w:rsidRDefault="005F5AD8" w:rsidP="00EC530F">
      <w:pPr>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91" w14:textId="77777777" w:rsidR="00AA525C" w:rsidRPr="00820490" w:rsidRDefault="005F5AD8">
      <w:pPr>
        <w:spacing w:line="360" w:lineRule="auto"/>
        <w:jc w:val="center"/>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lastRenderedPageBreak/>
        <w:t>Introduction</w:t>
      </w:r>
    </w:p>
    <w:p w14:paraId="00C8569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Emotion regulation is a key concept for mental and physical well-being, comprising all implicit and explicit strategies affecting the occurrence, intensity, or duration of emotional experiences </w:t>
      </w:r>
      <w:r>
        <w:fldChar w:fldCharType="begin"/>
      </w:r>
      <w:r w:rsidRPr="00A142D1">
        <w:rPr>
          <w:lang w:val="en-US"/>
          <w:rPrChange w:id="28" w:author="Maurizio Sicorello" w:date="2025-04-01T17:24:00Z" w16du:dateUtc="2025-04-01T15:24:00Z">
            <w:rPr/>
          </w:rPrChange>
        </w:rPr>
        <w:instrText>HYPERLINK "https://www.zotero.org/google-docs/?i9nSpg" \h</w:instrText>
      </w:r>
      <w:r>
        <w:fldChar w:fldCharType="separate"/>
      </w:r>
      <w:r w:rsidRPr="00820490">
        <w:rPr>
          <w:rFonts w:ascii="Times New Roman" w:eastAsia="Times New Roman" w:hAnsi="Times New Roman" w:cs="Times New Roman"/>
          <w:sz w:val="24"/>
          <w:szCs w:val="24"/>
          <w:lang w:val="en-US"/>
        </w:rPr>
        <w:t>(Gross &amp; Thompson, 2007</w:t>
      </w:r>
      <w:r>
        <w:fldChar w:fldCharType="end"/>
      </w:r>
      <w:r w:rsidRPr="00820490">
        <w:rPr>
          <w:rFonts w:ascii="Times New Roman" w:eastAsia="Times New Roman" w:hAnsi="Times New Roman" w:cs="Times New Roman"/>
          <w:sz w:val="24"/>
          <w:szCs w:val="24"/>
          <w:lang w:val="en-US"/>
        </w:rPr>
        <w:t xml:space="preserve">). There are many stages at which these processes can fail, starting from the identification of emotions, over the selection of a strategy, its implementation, and the monitoring of success </w:t>
      </w:r>
      <w:r>
        <w:fldChar w:fldCharType="begin"/>
      </w:r>
      <w:r w:rsidRPr="00A142D1">
        <w:rPr>
          <w:lang w:val="en-US"/>
          <w:rPrChange w:id="29" w:author="Maurizio Sicorello" w:date="2025-04-01T17:24:00Z" w16du:dateUtc="2025-04-01T15:24:00Z">
            <w:rPr/>
          </w:rPrChange>
        </w:rPr>
        <w:instrText>HYPERLINK "https://www.zotero.org/google-docs/?1X4Q2g" \h</w:instrText>
      </w:r>
      <w:r>
        <w:fldChar w:fldCharType="separate"/>
      </w:r>
      <w:r w:rsidRPr="00820490">
        <w:rPr>
          <w:rFonts w:ascii="Times New Roman" w:eastAsia="Times New Roman" w:hAnsi="Times New Roman" w:cs="Times New Roman"/>
          <w:sz w:val="24"/>
          <w:szCs w:val="24"/>
          <w:lang w:val="en-US"/>
        </w:rPr>
        <w:t>(Fernandez et al., 2016)</w:t>
      </w:r>
      <w:r>
        <w:fldChar w:fldCharType="end"/>
      </w:r>
      <w:r w:rsidRPr="00820490">
        <w:rPr>
          <w:rFonts w:ascii="Times New Roman" w:eastAsia="Times New Roman" w:hAnsi="Times New Roman" w:cs="Times New Roman"/>
          <w:sz w:val="24"/>
          <w:szCs w:val="24"/>
          <w:lang w:val="en-US"/>
        </w:rPr>
        <w:t xml:space="preserve">. One particularly influential clinical model outlined six categories of emotion regulation difficulties, which can negatively affect a person’s well-being </w:t>
      </w:r>
      <w:r>
        <w:fldChar w:fldCharType="begin"/>
      </w:r>
      <w:r w:rsidRPr="00A142D1">
        <w:rPr>
          <w:lang w:val="en-US"/>
          <w:rPrChange w:id="30" w:author="Maurizio Sicorello" w:date="2025-04-01T17:24:00Z" w16du:dateUtc="2025-04-01T15:24:00Z">
            <w:rPr/>
          </w:rPrChange>
        </w:rPr>
        <w:instrText>HYPERLINK "https://www.zotero.org/google-docs/?2DUNKl" \h</w:instrText>
      </w:r>
      <w:r>
        <w:fldChar w:fldCharType="separate"/>
      </w:r>
      <w:r w:rsidRPr="00820490">
        <w:rPr>
          <w:rFonts w:ascii="Times New Roman" w:eastAsia="Times New Roman" w:hAnsi="Times New Roman" w:cs="Times New Roman"/>
          <w:sz w:val="24"/>
          <w:szCs w:val="24"/>
          <w:lang w:val="en-US"/>
        </w:rPr>
        <w:t>(Gratz &amp; Roemer, 2004)</w:t>
      </w:r>
      <w:r>
        <w:fldChar w:fldCharType="end"/>
      </w:r>
      <w:r w:rsidRPr="00820490">
        <w:rPr>
          <w:rFonts w:ascii="Times New Roman" w:eastAsia="Times New Roman" w:hAnsi="Times New Roman" w:cs="Times New Roman"/>
          <w:sz w:val="24"/>
          <w:szCs w:val="24"/>
          <w:lang w:val="en-US"/>
        </w:rPr>
        <w:t xml:space="preserve">: A </w:t>
      </w:r>
      <w:r w:rsidRPr="00820490">
        <w:rPr>
          <w:rFonts w:ascii="Times New Roman" w:eastAsia="Times New Roman" w:hAnsi="Times New Roman" w:cs="Times New Roman"/>
          <w:i/>
          <w:sz w:val="24"/>
          <w:szCs w:val="24"/>
          <w:lang w:val="en-US"/>
        </w:rPr>
        <w:t xml:space="preserve">Lack of Awareness </w:t>
      </w:r>
      <w:r w:rsidRPr="00820490">
        <w:rPr>
          <w:rFonts w:ascii="Times New Roman" w:eastAsia="Times New Roman" w:hAnsi="Times New Roman" w:cs="Times New Roman"/>
          <w:sz w:val="24"/>
          <w:szCs w:val="24"/>
          <w:lang w:val="en-US"/>
        </w:rPr>
        <w:t xml:space="preserve">as the diminished tendency to attend and acknowledge one’s emotions, a </w:t>
      </w:r>
      <w:r w:rsidRPr="00820490">
        <w:rPr>
          <w:rFonts w:ascii="Times New Roman" w:eastAsia="Times New Roman" w:hAnsi="Times New Roman" w:cs="Times New Roman"/>
          <w:i/>
          <w:sz w:val="24"/>
          <w:szCs w:val="24"/>
          <w:lang w:val="en-US"/>
        </w:rPr>
        <w:t>Lack of Clarity</w:t>
      </w:r>
      <w:r w:rsidRPr="00820490">
        <w:rPr>
          <w:rFonts w:ascii="Times New Roman" w:eastAsia="Times New Roman" w:hAnsi="Times New Roman" w:cs="Times New Roman"/>
          <w:sz w:val="24"/>
          <w:szCs w:val="24"/>
          <w:lang w:val="en-US"/>
        </w:rPr>
        <w:t xml:space="preserve"> as the extent to which people understand their emotional experiences, the </w:t>
      </w:r>
      <w:r w:rsidRPr="00820490">
        <w:rPr>
          <w:rFonts w:ascii="Times New Roman" w:eastAsia="Times New Roman" w:hAnsi="Times New Roman" w:cs="Times New Roman"/>
          <w:i/>
          <w:sz w:val="24"/>
          <w:szCs w:val="24"/>
          <w:lang w:val="en-US"/>
        </w:rPr>
        <w:t>Non-Acceptance</w:t>
      </w:r>
      <w:r w:rsidRPr="00820490">
        <w:rPr>
          <w:rFonts w:ascii="Times New Roman" w:eastAsia="Times New Roman" w:hAnsi="Times New Roman" w:cs="Times New Roman"/>
          <w:sz w:val="24"/>
          <w:szCs w:val="24"/>
          <w:lang w:val="en-US"/>
        </w:rPr>
        <w:t xml:space="preserve"> of primary emotions in the form of secondary meta-emotional responses (e.g., shame or anger for feeling a certain way), a limited access to helpful </w:t>
      </w:r>
      <w:r w:rsidRPr="00820490">
        <w:rPr>
          <w:rFonts w:ascii="Times New Roman" w:eastAsia="Times New Roman" w:hAnsi="Times New Roman" w:cs="Times New Roman"/>
          <w:i/>
          <w:sz w:val="24"/>
          <w:szCs w:val="24"/>
          <w:lang w:val="en-US"/>
        </w:rPr>
        <w:t>Strategies</w:t>
      </w:r>
      <w:r w:rsidRPr="00820490">
        <w:rPr>
          <w:rFonts w:ascii="Times New Roman" w:eastAsia="Times New Roman" w:hAnsi="Times New Roman" w:cs="Times New Roman"/>
          <w:sz w:val="24"/>
          <w:szCs w:val="24"/>
          <w:lang w:val="en-US"/>
        </w:rPr>
        <w:t xml:space="preserve">, difficulties engaging in </w:t>
      </w:r>
      <w:r w:rsidRPr="00820490">
        <w:rPr>
          <w:rFonts w:ascii="Times New Roman" w:eastAsia="Times New Roman" w:hAnsi="Times New Roman" w:cs="Times New Roman"/>
          <w:i/>
          <w:sz w:val="24"/>
          <w:szCs w:val="24"/>
          <w:lang w:val="en-US"/>
        </w:rPr>
        <w:t>Goal-Directed Behavior</w:t>
      </w:r>
      <w:r w:rsidRPr="00820490">
        <w:rPr>
          <w:rFonts w:ascii="Times New Roman" w:eastAsia="Times New Roman" w:hAnsi="Times New Roman" w:cs="Times New Roman"/>
          <w:sz w:val="24"/>
          <w:szCs w:val="24"/>
          <w:lang w:val="en-US"/>
        </w:rPr>
        <w:t xml:space="preserve"> as well as </w:t>
      </w:r>
      <w:r w:rsidRPr="00820490">
        <w:rPr>
          <w:rFonts w:ascii="Times New Roman" w:eastAsia="Times New Roman" w:hAnsi="Times New Roman" w:cs="Times New Roman"/>
          <w:i/>
          <w:sz w:val="24"/>
          <w:szCs w:val="24"/>
          <w:lang w:val="en-US"/>
        </w:rPr>
        <w:t xml:space="preserve">Impulsive Behavior </w:t>
      </w:r>
      <w:r w:rsidRPr="00820490">
        <w:rPr>
          <w:rFonts w:ascii="Times New Roman" w:eastAsia="Times New Roman" w:hAnsi="Times New Roman" w:cs="Times New Roman"/>
          <w:sz w:val="24"/>
          <w:szCs w:val="24"/>
          <w:lang w:val="en-US"/>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r>
        <w:fldChar w:fldCharType="begin"/>
      </w:r>
      <w:r w:rsidRPr="00A142D1">
        <w:rPr>
          <w:lang w:val="en-US"/>
          <w:rPrChange w:id="31" w:author="Maurizio Sicorello" w:date="2025-04-01T17:24:00Z" w16du:dateUtc="2025-04-01T15:24:00Z">
            <w:rPr/>
          </w:rPrChange>
        </w:rPr>
        <w:instrText>HYPERLINK "https://www.zotero.org/google-docs/?eb0JBs" \h</w:instrText>
      </w:r>
      <w:r>
        <w:fldChar w:fldCharType="separate"/>
      </w:r>
      <w:r w:rsidRPr="00820490">
        <w:rPr>
          <w:rFonts w:ascii="Times New Roman" w:eastAsia="Times New Roman" w:hAnsi="Times New Roman" w:cs="Times New Roman"/>
          <w:sz w:val="24"/>
          <w:szCs w:val="24"/>
          <w:lang w:val="en-US"/>
        </w:rPr>
        <w:t>(Clamor et al., 2024; Daros &amp; Williams, 2019; Miola et al., 2022; Stellern et al., 2023)</w:t>
      </w:r>
      <w:r>
        <w:fldChar w:fldCharType="end"/>
      </w:r>
      <w:r w:rsidRPr="00820490">
        <w:rPr>
          <w:rFonts w:ascii="Times New Roman" w:eastAsia="Times New Roman" w:hAnsi="Times New Roman" w:cs="Times New Roman"/>
          <w:sz w:val="24"/>
          <w:szCs w:val="24"/>
          <w:lang w:val="en-US"/>
        </w:rPr>
        <w:t>.</w:t>
      </w:r>
    </w:p>
    <w:p w14:paraId="00C85693" w14:textId="732EEEFE"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Originally, most emotion regulation studies </w:t>
      </w:r>
      <w:r w:rsidR="00C06A18" w:rsidRPr="00820490">
        <w:rPr>
          <w:rFonts w:ascii="Times New Roman" w:eastAsia="Times New Roman" w:hAnsi="Times New Roman" w:cs="Times New Roman"/>
          <w:sz w:val="24"/>
          <w:szCs w:val="24"/>
          <w:lang w:val="en-US"/>
        </w:rPr>
        <w:t>focused</w:t>
      </w:r>
      <w:r w:rsidRPr="00820490">
        <w:rPr>
          <w:rFonts w:ascii="Times New Roman" w:eastAsia="Times New Roman" w:hAnsi="Times New Roman" w:cs="Times New Roman"/>
          <w:sz w:val="24"/>
          <w:szCs w:val="24"/>
          <w:lang w:val="en-US"/>
        </w:rPr>
        <w:t xml:space="preserve"> on trait-like constructs assessed with cross-sectional questionnaires—including the DERS—at a single time point</w:t>
      </w:r>
      <w:r w:rsidR="00B94C41">
        <w:rPr>
          <w:rFonts w:ascii="Times New Roman" w:eastAsia="Times New Roman" w:hAnsi="Times New Roman" w:cs="Times New Roman"/>
          <w:sz w:val="24"/>
          <w:szCs w:val="24"/>
          <w:lang w:val="en-US"/>
        </w:rPr>
        <w:t>,</w:t>
      </w:r>
      <w:r w:rsidRPr="00820490">
        <w:rPr>
          <w:rFonts w:ascii="Times New Roman" w:eastAsia="Times New Roman" w:hAnsi="Times New Roman" w:cs="Times New Roman"/>
          <w:sz w:val="24"/>
          <w:szCs w:val="24"/>
          <w:lang w:val="en-US"/>
        </w:rPr>
        <w:t xml:space="preserve"> primarily measuring a person’s general concept of their own emotional processes. Still, emotions and their regulation typically unfold over </w:t>
      </w:r>
      <w:r w:rsidR="00B94C41" w:rsidRPr="00820490">
        <w:rPr>
          <w:rFonts w:ascii="Times New Roman" w:eastAsia="Times New Roman" w:hAnsi="Times New Roman" w:cs="Times New Roman"/>
          <w:sz w:val="24"/>
          <w:szCs w:val="24"/>
          <w:lang w:val="en-US"/>
        </w:rPr>
        <w:t>brief time</w:t>
      </w:r>
      <w:r w:rsidRPr="00820490">
        <w:rPr>
          <w:rFonts w:ascii="Times New Roman" w:eastAsia="Times New Roman" w:hAnsi="Times New Roman" w:cs="Times New Roman"/>
          <w:sz w:val="24"/>
          <w:szCs w:val="24"/>
          <w:lang w:val="en-US"/>
        </w:rPr>
        <w:t xml:space="preserve"> periods </w:t>
      </w:r>
      <w:r>
        <w:fldChar w:fldCharType="begin"/>
      </w:r>
      <w:r w:rsidRPr="00A142D1">
        <w:rPr>
          <w:lang w:val="en-US"/>
          <w:rPrChange w:id="32" w:author="Maurizio Sicorello" w:date="2025-04-01T17:24:00Z" w16du:dateUtc="2025-04-01T15:24:00Z">
            <w:rPr/>
          </w:rPrChange>
        </w:rPr>
        <w:instrText>HYPERLINK "https://www.zotero.org/google-docs/?JFxnGA" \h</w:instrText>
      </w:r>
      <w:r>
        <w:fldChar w:fldCharType="separate"/>
      </w:r>
      <w:r w:rsidRPr="00820490">
        <w:rPr>
          <w:rFonts w:ascii="Times New Roman" w:eastAsia="Times New Roman" w:hAnsi="Times New Roman" w:cs="Times New Roman"/>
          <w:sz w:val="24"/>
          <w:szCs w:val="24"/>
          <w:lang w:val="en-US"/>
        </w:rPr>
        <w:t>(Gross, 2015)</w:t>
      </w:r>
      <w:r>
        <w:fldChar w:fldCharType="end"/>
      </w:r>
      <w:r w:rsidRPr="00820490">
        <w:rPr>
          <w:rFonts w:ascii="Times New Roman" w:eastAsia="Times New Roman" w:hAnsi="Times New Roman" w:cs="Times New Roman"/>
          <w:sz w:val="24"/>
          <w:szCs w:val="24"/>
          <w:lang w:val="en-US"/>
        </w:rPr>
        <w:t xml:space="preserve">. Studies in the laboratory or daily life can address this state-like dynamic nature of emotion regulation difficulties as they emerge, which is the fundamental building block of trait-like difficulties </w:t>
      </w:r>
      <w:r>
        <w:fldChar w:fldCharType="begin"/>
      </w:r>
      <w:r w:rsidRPr="00A142D1">
        <w:rPr>
          <w:lang w:val="en-US"/>
          <w:rPrChange w:id="33" w:author="Maurizio Sicorello" w:date="2025-04-01T17:24:00Z" w16du:dateUtc="2025-04-01T15:24:00Z">
            <w:rPr/>
          </w:rPrChange>
        </w:rPr>
        <w:instrText>HYPERLINK "https://www.zotero.org/google-docs/?FnGsRs" \h</w:instrText>
      </w:r>
      <w:r>
        <w:fldChar w:fldCharType="separate"/>
      </w:r>
      <w:r w:rsidRPr="00820490">
        <w:rPr>
          <w:rFonts w:ascii="Times New Roman" w:eastAsia="Times New Roman" w:hAnsi="Times New Roman" w:cs="Times New Roman"/>
          <w:sz w:val="24"/>
          <w:szCs w:val="24"/>
          <w:lang w:val="en-US"/>
        </w:rPr>
        <w:t>(Fernandez et al., 2016)</w:t>
      </w:r>
      <w:r>
        <w:fldChar w:fldCharType="end"/>
      </w:r>
      <w:r w:rsidRPr="00820490">
        <w:rPr>
          <w:rFonts w:ascii="Times New Roman" w:eastAsia="Times New Roman" w:hAnsi="Times New Roman" w:cs="Times New Roman"/>
          <w:sz w:val="24"/>
          <w:szCs w:val="24"/>
          <w:lang w:val="en-US"/>
        </w:rPr>
        <w:t xml:space="preserve">. Therefore, Lavender and colleagues </w:t>
      </w:r>
      <w:r>
        <w:fldChar w:fldCharType="begin"/>
      </w:r>
      <w:r w:rsidRPr="00A142D1">
        <w:rPr>
          <w:lang w:val="en-US"/>
          <w:rPrChange w:id="34" w:author="Maurizio Sicorello" w:date="2025-04-01T17:24:00Z" w16du:dateUtc="2025-04-01T15:24:00Z">
            <w:rPr/>
          </w:rPrChange>
        </w:rPr>
        <w:instrText>HYPERLINK "https://www.zotero.org/google-docs/?ZpxVVz" \h</w:instrText>
      </w:r>
      <w:r>
        <w:fldChar w:fldCharType="separate"/>
      </w:r>
      <w:r w:rsidRPr="00820490">
        <w:rPr>
          <w:rFonts w:ascii="Times New Roman" w:eastAsia="Times New Roman" w:hAnsi="Times New Roman" w:cs="Times New Roman"/>
          <w:sz w:val="24"/>
          <w:szCs w:val="24"/>
          <w:lang w:val="en-US"/>
        </w:rPr>
        <w:t>(2017)</w:t>
      </w:r>
      <w:r>
        <w:fldChar w:fldCharType="end"/>
      </w:r>
      <w:r w:rsidRPr="00820490">
        <w:rPr>
          <w:rFonts w:ascii="Times New Roman" w:eastAsia="Times New Roman" w:hAnsi="Times New Roman" w:cs="Times New Roman"/>
          <w:sz w:val="24"/>
          <w:szCs w:val="24"/>
          <w:lang w:val="en-US"/>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RPr="00820490">
        <w:rPr>
          <w:rFonts w:ascii="Times New Roman" w:eastAsia="Times New Roman" w:hAnsi="Times New Roman" w:cs="Times New Roman"/>
          <w:i/>
          <w:sz w:val="24"/>
          <w:szCs w:val="24"/>
          <w:lang w:val="en-US"/>
        </w:rPr>
        <w:t xml:space="preserve">Modulate </w:t>
      </w:r>
      <w:r w:rsidRPr="00820490">
        <w:rPr>
          <w:rFonts w:ascii="Times New Roman" w:eastAsia="Times New Roman" w:hAnsi="Times New Roman" w:cs="Times New Roman"/>
          <w:sz w:val="24"/>
          <w:szCs w:val="24"/>
          <w:lang w:val="en-US"/>
        </w:rPr>
        <w:t xml:space="preserve">current emotional and behavioral responses. It has been applied to a large range of clinical topics such as eating disorders, alcohol use, sleep disruption, and daily affective experiences </w:t>
      </w:r>
      <w:r>
        <w:fldChar w:fldCharType="begin"/>
      </w:r>
      <w:r w:rsidRPr="00A142D1">
        <w:rPr>
          <w:lang w:val="en-US"/>
          <w:rPrChange w:id="35" w:author="Maurizio Sicorello" w:date="2025-04-01T17:24:00Z" w16du:dateUtc="2025-04-01T15:24:00Z">
            <w:rPr/>
          </w:rPrChange>
        </w:rPr>
        <w:instrText>HYPERLINK "https://www.zotero.org/google-docs/?vbfUgp" \h</w:instrText>
      </w:r>
      <w:r>
        <w:fldChar w:fldCharType="separate"/>
      </w:r>
      <w:r w:rsidRPr="00820490">
        <w:rPr>
          <w:rFonts w:ascii="Times New Roman" w:eastAsia="Times New Roman" w:hAnsi="Times New Roman" w:cs="Times New Roman"/>
          <w:sz w:val="24"/>
          <w:szCs w:val="24"/>
          <w:lang w:val="en-US"/>
        </w:rPr>
        <w:t>(Emery &amp; Simons, 2020; Forester et al., 2023; Pavlacic et al., 2022; Reid et al., 2022)</w:t>
      </w:r>
      <w:r>
        <w:fldChar w:fldCharType="end"/>
      </w:r>
      <w:r w:rsidRPr="00820490">
        <w:rPr>
          <w:rFonts w:ascii="Times New Roman" w:eastAsia="Times New Roman" w:hAnsi="Times New Roman" w:cs="Times New Roman"/>
          <w:sz w:val="24"/>
          <w:szCs w:val="24"/>
          <w:lang w:val="en-US"/>
        </w:rPr>
        <w:t>.</w:t>
      </w:r>
    </w:p>
    <w:p w14:paraId="00C85694" w14:textId="3A98A01F" w:rsidR="00AA525C" w:rsidRPr="00820490" w:rsidRDefault="0099184E">
      <w:pPr>
        <w:spacing w:line="360" w:lineRule="auto"/>
        <w:ind w:firstLine="720"/>
        <w:jc w:val="both"/>
        <w:rPr>
          <w:rFonts w:ascii="Times New Roman" w:eastAsia="Times New Roman" w:hAnsi="Times New Roman" w:cs="Times New Roman"/>
          <w:sz w:val="24"/>
          <w:szCs w:val="24"/>
          <w:lang w:val="en-US"/>
        </w:rPr>
      </w:pPr>
      <w:ins w:id="36" w:author="Maurizio Sicorello" w:date="2025-04-01T18:15:00Z">
        <w:r w:rsidRPr="0099184E">
          <w:rPr>
            <w:rFonts w:ascii="Times New Roman" w:eastAsia="Times New Roman" w:hAnsi="Times New Roman" w:cs="Times New Roman"/>
            <w:sz w:val="24"/>
            <w:szCs w:val="24"/>
            <w:lang w:val="en-US"/>
            <w:rPrChange w:id="37" w:author="Maurizio Sicorello" w:date="2025-04-01T18:15:00Z" w16du:dateUtc="2025-04-01T16:15:00Z">
              <w:rPr>
                <w:rFonts w:ascii="Times New Roman" w:eastAsia="Times New Roman" w:hAnsi="Times New Roman" w:cs="Times New Roman"/>
                <w:sz w:val="24"/>
                <w:szCs w:val="24"/>
              </w:rPr>
            </w:rPrChange>
          </w:rPr>
          <w:lastRenderedPageBreak/>
          <w:t>In the present study, we aimed to advance research on state-like emotion regulation difficulties by (a)</w:t>
        </w:r>
      </w:ins>
      <w:ins w:id="38" w:author="Maurizio Sicorello" w:date="2025-04-01T18:48:00Z" w16du:dateUtc="2025-04-01T16:48:00Z">
        <w:r w:rsidR="006B73D9">
          <w:rPr>
            <w:rFonts w:ascii="Times New Roman" w:eastAsia="Times New Roman" w:hAnsi="Times New Roman" w:cs="Times New Roman"/>
            <w:sz w:val="24"/>
            <w:szCs w:val="24"/>
            <w:lang w:val="en-US"/>
          </w:rPr>
          <w:t xml:space="preserve"> providing a</w:t>
        </w:r>
      </w:ins>
      <w:ins w:id="39" w:author="Maurizio Sicorello" w:date="2025-04-01T18:15:00Z">
        <w:r w:rsidRPr="0099184E">
          <w:rPr>
            <w:rFonts w:ascii="Times New Roman" w:eastAsia="Times New Roman" w:hAnsi="Times New Roman" w:cs="Times New Roman"/>
            <w:sz w:val="24"/>
            <w:szCs w:val="24"/>
            <w:lang w:val="en-US"/>
            <w:rPrChange w:id="40" w:author="Maurizio Sicorello" w:date="2025-04-01T18:15:00Z" w16du:dateUtc="2025-04-01T16:15:00Z">
              <w:rPr>
                <w:rFonts w:ascii="Times New Roman" w:eastAsia="Times New Roman" w:hAnsi="Times New Roman" w:cs="Times New Roman"/>
                <w:sz w:val="24"/>
                <w:szCs w:val="24"/>
              </w:rPr>
            </w:rPrChange>
          </w:rPr>
          <w:t xml:space="preserve"> transla</w:t>
        </w:r>
      </w:ins>
      <w:ins w:id="41" w:author="Maurizio Sicorello" w:date="2025-04-01T18:48:00Z" w16du:dateUtc="2025-04-01T16:48:00Z">
        <w:r w:rsidR="006B73D9">
          <w:rPr>
            <w:rFonts w:ascii="Times New Roman" w:eastAsia="Times New Roman" w:hAnsi="Times New Roman" w:cs="Times New Roman"/>
            <w:sz w:val="24"/>
            <w:szCs w:val="24"/>
            <w:lang w:val="en-US"/>
          </w:rPr>
          <w:t>ted</w:t>
        </w:r>
      </w:ins>
      <w:ins w:id="42" w:author="Maurizio Sicorello" w:date="2025-04-01T18:15:00Z">
        <w:r w:rsidRPr="0099184E">
          <w:rPr>
            <w:rFonts w:ascii="Times New Roman" w:eastAsia="Times New Roman" w:hAnsi="Times New Roman" w:cs="Times New Roman"/>
            <w:sz w:val="24"/>
            <w:szCs w:val="24"/>
            <w:lang w:val="en-US"/>
            <w:rPrChange w:id="43" w:author="Maurizio Sicorello" w:date="2025-04-01T18:15:00Z" w16du:dateUtc="2025-04-01T16:15:00Z">
              <w:rPr>
                <w:rFonts w:ascii="Times New Roman" w:eastAsia="Times New Roman" w:hAnsi="Times New Roman" w:cs="Times New Roman"/>
                <w:sz w:val="24"/>
                <w:szCs w:val="24"/>
              </w:rPr>
            </w:rPrChange>
          </w:rPr>
          <w:t xml:space="preserve"> and validat</w:t>
        </w:r>
      </w:ins>
      <w:ins w:id="44" w:author="Maurizio Sicorello" w:date="2025-04-01T18:48:00Z" w16du:dateUtc="2025-04-01T16:48:00Z">
        <w:r w:rsidR="006B73D9">
          <w:rPr>
            <w:rFonts w:ascii="Times New Roman" w:eastAsia="Times New Roman" w:hAnsi="Times New Roman" w:cs="Times New Roman"/>
            <w:sz w:val="24"/>
            <w:szCs w:val="24"/>
            <w:lang w:val="en-US"/>
          </w:rPr>
          <w:t>ed</w:t>
        </w:r>
      </w:ins>
      <w:ins w:id="45" w:author="Maurizio Sicorello" w:date="2025-04-01T18:15:00Z">
        <w:r w:rsidRPr="0099184E">
          <w:rPr>
            <w:rFonts w:ascii="Times New Roman" w:eastAsia="Times New Roman" w:hAnsi="Times New Roman" w:cs="Times New Roman"/>
            <w:sz w:val="24"/>
            <w:szCs w:val="24"/>
            <w:lang w:val="en-US"/>
            <w:rPrChange w:id="46" w:author="Maurizio Sicorello" w:date="2025-04-01T18:15:00Z" w16du:dateUtc="2025-04-01T16:15:00Z">
              <w:rPr>
                <w:rFonts w:ascii="Times New Roman" w:eastAsia="Times New Roman" w:hAnsi="Times New Roman" w:cs="Times New Roman"/>
                <w:sz w:val="24"/>
                <w:szCs w:val="24"/>
              </w:rPr>
            </w:rPrChange>
          </w:rPr>
          <w:t xml:space="preserve"> German version of the S-DERS and (b) testing competing structural models to determine whether state-based difficulties reflect a single overarching construct or distinct but interrelated subcomponents</w:t>
        </w:r>
      </w:ins>
      <w:ins w:id="47" w:author="Maurizio Sicorello" w:date="2025-04-01T18:15:00Z" w16du:dateUtc="2025-04-01T16:15:00Z">
        <w:r>
          <w:rPr>
            <w:rFonts w:ascii="Times New Roman" w:eastAsia="Times New Roman" w:hAnsi="Times New Roman" w:cs="Times New Roman"/>
            <w:sz w:val="24"/>
            <w:szCs w:val="24"/>
            <w:lang w:val="en-US"/>
          </w:rPr>
          <w:t xml:space="preserve">. </w:t>
        </w:r>
      </w:ins>
      <w:del w:id="48" w:author="Maurizio Sicorello" w:date="2025-04-01T18:15:00Z" w16du:dateUtc="2025-04-01T16:15:00Z">
        <w:r w:rsidR="005F5AD8" w:rsidRPr="00820490" w:rsidDel="009329DB">
          <w:rPr>
            <w:rFonts w:ascii="Times New Roman" w:eastAsia="Times New Roman" w:hAnsi="Times New Roman" w:cs="Times New Roman"/>
            <w:sz w:val="24"/>
            <w:szCs w:val="24"/>
            <w:lang w:val="en-US"/>
          </w:rPr>
          <w:delText xml:space="preserve">In the present study, we present a translation, preregistered validation, and factor modeling extension for a German version of the S-DERS. </w:delText>
        </w:r>
      </w:del>
      <w:ins w:id="49" w:author="Maurizio Sicorello" w:date="2025-04-01T18:16:00Z" w16du:dateUtc="2025-04-01T16:16:00Z">
        <w:r w:rsidR="009329DB">
          <w:rPr>
            <w:rFonts w:ascii="Times New Roman" w:eastAsia="Times New Roman" w:hAnsi="Times New Roman" w:cs="Times New Roman"/>
            <w:sz w:val="24"/>
            <w:szCs w:val="24"/>
            <w:lang w:val="en-US"/>
          </w:rPr>
          <w:t xml:space="preserve">For the translation and validation, </w:t>
        </w:r>
      </w:ins>
      <w:del w:id="50" w:author="Maurizio Sicorello" w:date="2025-04-01T18:16:00Z" w16du:dateUtc="2025-04-01T16:16:00Z">
        <w:r w:rsidR="005F5AD8" w:rsidRPr="00820490" w:rsidDel="009329DB">
          <w:rPr>
            <w:rFonts w:ascii="Times New Roman" w:eastAsia="Times New Roman" w:hAnsi="Times New Roman" w:cs="Times New Roman"/>
            <w:sz w:val="24"/>
            <w:szCs w:val="24"/>
            <w:lang w:val="en-US"/>
          </w:rPr>
          <w:delText xml:space="preserve">At the core, </w:delText>
        </w:r>
      </w:del>
      <w:r w:rsidR="005F5AD8" w:rsidRPr="00820490">
        <w:rPr>
          <w:rFonts w:ascii="Times New Roman" w:eastAsia="Times New Roman" w:hAnsi="Times New Roman" w:cs="Times New Roman"/>
          <w:sz w:val="24"/>
          <w:szCs w:val="24"/>
          <w:lang w:val="en-US"/>
        </w:rPr>
        <w:t>we aimed to perform a conceptual replication of the original S-DERS construction study, which included an experimental induction of negative mood to provide an appropriate affective context for emotion regulation difficulties to occur</w:t>
      </w:r>
      <w:r w:rsidR="00A257DE">
        <w:rPr>
          <w:rFonts w:ascii="Times New Roman" w:eastAsia="Times New Roman" w:hAnsi="Times New Roman" w:cs="Times New Roman"/>
          <w:sz w:val="24"/>
          <w:szCs w:val="24"/>
          <w:lang w:val="en-US"/>
        </w:rPr>
        <w:t xml:space="preserve"> and was conducted in a sample of young </w:t>
      </w:r>
      <w:r w:rsidR="003A611F">
        <w:rPr>
          <w:rFonts w:ascii="Times New Roman" w:eastAsia="Times New Roman" w:hAnsi="Times New Roman" w:cs="Times New Roman"/>
          <w:sz w:val="24"/>
          <w:szCs w:val="24"/>
          <w:lang w:val="en-US"/>
        </w:rPr>
        <w:t>women</w:t>
      </w:r>
      <w:r w:rsidR="005F5AD8" w:rsidRPr="00820490">
        <w:rPr>
          <w:rFonts w:ascii="Times New Roman" w:eastAsia="Times New Roman" w:hAnsi="Times New Roman" w:cs="Times New Roman"/>
          <w:sz w:val="24"/>
          <w:szCs w:val="24"/>
          <w:lang w:val="en-US"/>
        </w:rPr>
        <w:t>. We preregistered hypotheses that (H1) our mood induction increased negative affect based on the valence dimension, (H2) we replicate the original four-factor structure, (H3) internal consistency reliability will be satisfactory (&gt;.80) for all scales except for the Clarity 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R="005F5AD8" w:rsidRPr="00820490">
        <w:rPr>
          <w:rFonts w:ascii="Times New Roman" w:eastAsia="Times New Roman" w:hAnsi="Times New Roman" w:cs="Times New Roman"/>
          <w:i/>
          <w:sz w:val="24"/>
          <w:szCs w:val="24"/>
          <w:lang w:val="en-US"/>
        </w:rPr>
        <w:t xml:space="preserve"> </w:t>
      </w:r>
      <w:r w:rsidR="005F5AD8" w:rsidRPr="00820490">
        <w:rPr>
          <w:rFonts w:ascii="Times New Roman" w:eastAsia="Times New Roman" w:hAnsi="Times New Roman" w:cs="Times New Roman"/>
          <w:sz w:val="24"/>
          <w:szCs w:val="24"/>
          <w:lang w:val="en-US"/>
        </w:rPr>
        <w:t>and mindfulness, as well as Clarity and mindfulness.</w:t>
      </w:r>
    </w:p>
    <w:p w14:paraId="6BA21EAB" w14:textId="60EC7D9B" w:rsidR="00FE7EB2" w:rsidRDefault="005F5AD8" w:rsidP="00A230AD">
      <w:pPr>
        <w:spacing w:line="360" w:lineRule="auto"/>
        <w:ind w:firstLine="720"/>
        <w:jc w:val="both"/>
        <w:rPr>
          <w:ins w:id="51" w:author="Maurizio Sicorello" w:date="2025-04-01T18:31:00Z" w16du:dateUtc="2025-04-01T16:31:00Z"/>
          <w:rFonts w:ascii="Times New Roman" w:eastAsia="Times New Roman" w:hAnsi="Times New Roman" w:cs="Times New Roman"/>
          <w:sz w:val="24"/>
          <w:szCs w:val="24"/>
          <w:lang w:val="en-US"/>
        </w:rPr>
      </w:pPr>
      <w:del w:id="52" w:author="Maurizio Sicorello" w:date="2025-04-01T18:17:00Z" w16du:dateUtc="2025-04-01T16:17:00Z">
        <w:r w:rsidRPr="00820490" w:rsidDel="00173B15">
          <w:rPr>
            <w:rFonts w:ascii="Times New Roman" w:eastAsia="Times New Roman" w:hAnsi="Times New Roman" w:cs="Times New Roman"/>
            <w:sz w:val="24"/>
            <w:szCs w:val="24"/>
            <w:lang w:val="en-US"/>
          </w:rPr>
          <w:delText xml:space="preserve">The basis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w:delText>
        </w:r>
      </w:del>
      <w:ins w:id="53" w:author="Maurizio Sicorello" w:date="2025-04-01T18:19:00Z" w16du:dateUtc="2025-04-01T16:19:00Z">
        <w:r w:rsidR="00E67219">
          <w:rPr>
            <w:rFonts w:ascii="Times New Roman" w:eastAsia="Times New Roman" w:hAnsi="Times New Roman" w:cs="Times New Roman"/>
            <w:sz w:val="24"/>
            <w:szCs w:val="24"/>
            <w:lang w:val="en-US"/>
          </w:rPr>
          <w:t xml:space="preserve">Concerning the </w:t>
        </w:r>
        <w:r w:rsidR="00607216">
          <w:rPr>
            <w:rFonts w:ascii="Times New Roman" w:eastAsia="Times New Roman" w:hAnsi="Times New Roman" w:cs="Times New Roman"/>
            <w:sz w:val="24"/>
            <w:szCs w:val="24"/>
            <w:lang w:val="en-US"/>
          </w:rPr>
          <w:t xml:space="preserve">extended factor models, </w:t>
        </w:r>
      </w:ins>
      <w:moveToRangeStart w:id="54" w:author="Maurizio Sicorello" w:date="2025-04-01T18:26:00Z" w:name="move194424418"/>
      <w:moveTo w:id="55" w:author="Maurizio Sicorello" w:date="2025-04-01T18:26:00Z" w16du:dateUtc="2025-04-01T16:26:00Z">
        <w:del w:id="56" w:author="Maurizio Sicorello" w:date="2025-04-01T18:26:00Z" w16du:dateUtc="2025-04-01T16:26:00Z">
          <w:r w:rsidR="00A230AD" w:rsidRPr="00820490" w:rsidDel="00A230AD">
            <w:rPr>
              <w:rFonts w:ascii="Times New Roman" w:eastAsia="Times New Roman" w:hAnsi="Times New Roman" w:cs="Times New Roman"/>
              <w:sz w:val="24"/>
              <w:szCs w:val="24"/>
              <w:lang w:val="en-US"/>
            </w:rPr>
            <w:delText>For</w:delText>
          </w:r>
        </w:del>
      </w:moveTo>
      <w:ins w:id="57" w:author="Maurizio Sicorello" w:date="2025-04-01T18:26:00Z" w16du:dateUtc="2025-04-01T16:26:00Z">
        <w:r w:rsidR="00A230AD">
          <w:rPr>
            <w:rFonts w:ascii="Times New Roman" w:eastAsia="Times New Roman" w:hAnsi="Times New Roman" w:cs="Times New Roman"/>
            <w:sz w:val="24"/>
            <w:szCs w:val="24"/>
            <w:lang w:val="en-US"/>
          </w:rPr>
          <w:t>even for</w:t>
        </w:r>
      </w:ins>
      <w:moveTo w:id="58" w:author="Maurizio Sicorello" w:date="2025-04-01T18:26:00Z" w16du:dateUtc="2025-04-01T16:26:00Z">
        <w:r w:rsidR="00A230AD" w:rsidRPr="00820490">
          <w:rPr>
            <w:rFonts w:ascii="Times New Roman" w:eastAsia="Times New Roman" w:hAnsi="Times New Roman" w:cs="Times New Roman"/>
            <w:sz w:val="24"/>
            <w:szCs w:val="24"/>
            <w:lang w:val="en-US"/>
          </w:rPr>
          <w:t xml:space="preserve"> the trait-DERS, it is still unclear whether </w:t>
        </w:r>
        <w:del w:id="59" w:author="Maurizio Sicorello" w:date="2025-04-01T18:28:00Z" w16du:dateUtc="2025-04-01T16:28:00Z">
          <w:r w:rsidR="00A230AD" w:rsidRPr="00820490" w:rsidDel="00B8654A">
            <w:rPr>
              <w:rFonts w:ascii="Times New Roman" w:eastAsia="Times New Roman" w:hAnsi="Times New Roman" w:cs="Times New Roman"/>
              <w:sz w:val="24"/>
              <w:szCs w:val="24"/>
              <w:lang w:val="en-US"/>
            </w:rPr>
            <w:delText>subscales capture</w:delText>
          </w:r>
        </w:del>
      </w:moveTo>
      <w:ins w:id="60" w:author="Maurizio Sicorello" w:date="2025-04-01T18:28:00Z" w16du:dateUtc="2025-04-01T16:28:00Z">
        <w:r w:rsidR="00B8654A">
          <w:rPr>
            <w:rFonts w:ascii="Times New Roman" w:eastAsia="Times New Roman" w:hAnsi="Times New Roman" w:cs="Times New Roman"/>
            <w:sz w:val="24"/>
            <w:szCs w:val="24"/>
            <w:lang w:val="en-US"/>
          </w:rPr>
          <w:t>there exists</w:t>
        </w:r>
      </w:ins>
      <w:moveTo w:id="61" w:author="Maurizio Sicorello" w:date="2025-04-01T18:26:00Z" w16du:dateUtc="2025-04-01T16:26:00Z">
        <w:r w:rsidR="00A230AD" w:rsidRPr="00820490">
          <w:rPr>
            <w:rFonts w:ascii="Times New Roman" w:eastAsia="Times New Roman" w:hAnsi="Times New Roman" w:cs="Times New Roman"/>
            <w:sz w:val="24"/>
            <w:szCs w:val="24"/>
            <w:lang w:val="en-US"/>
          </w:rPr>
          <w:t xml:space="preserve"> a common </w:t>
        </w:r>
        <w:del w:id="62" w:author="Maurizio Sicorello" w:date="2025-04-01T18:32:00Z" w16du:dateUtc="2025-04-01T16:32:00Z">
          <w:r w:rsidR="00A230AD" w:rsidRPr="00820490" w:rsidDel="00240C7B">
            <w:rPr>
              <w:rFonts w:ascii="Times New Roman" w:eastAsia="Times New Roman" w:hAnsi="Times New Roman" w:cs="Times New Roman"/>
              <w:sz w:val="24"/>
              <w:szCs w:val="24"/>
              <w:lang w:val="en-US"/>
            </w:rPr>
            <w:delText>trait</w:delText>
          </w:r>
        </w:del>
      </w:moveTo>
      <w:ins w:id="63" w:author="Maurizio Sicorello" w:date="2025-04-01T18:32:00Z" w16du:dateUtc="2025-04-01T16:32:00Z">
        <w:r w:rsidR="00240C7B">
          <w:rPr>
            <w:rFonts w:ascii="Times New Roman" w:eastAsia="Times New Roman" w:hAnsi="Times New Roman" w:cs="Times New Roman"/>
            <w:sz w:val="24"/>
            <w:szCs w:val="24"/>
            <w:lang w:val="en-US"/>
          </w:rPr>
          <w:t>latent construct</w:t>
        </w:r>
      </w:ins>
      <w:moveTo w:id="64" w:author="Maurizio Sicorello" w:date="2025-04-01T18:26:00Z" w16du:dateUtc="2025-04-01T16:26:00Z">
        <w:r w:rsidR="00A230AD" w:rsidRPr="00820490">
          <w:rPr>
            <w:rFonts w:ascii="Times New Roman" w:eastAsia="Times New Roman" w:hAnsi="Times New Roman" w:cs="Times New Roman"/>
            <w:sz w:val="24"/>
            <w:szCs w:val="24"/>
            <w:lang w:val="en-US"/>
          </w:rPr>
          <w:t xml:space="preserve"> of emotion regulation difficulties</w:t>
        </w:r>
      </w:moveTo>
      <w:ins w:id="65" w:author="Maurizio Sicorello" w:date="2025-04-01T18:28:00Z" w16du:dateUtc="2025-04-01T16:28:00Z">
        <w:r w:rsidR="00B8654A">
          <w:rPr>
            <w:rFonts w:ascii="Times New Roman" w:eastAsia="Times New Roman" w:hAnsi="Times New Roman" w:cs="Times New Roman"/>
            <w:sz w:val="24"/>
            <w:szCs w:val="24"/>
            <w:lang w:val="en-US"/>
          </w:rPr>
          <w:t xml:space="preserve"> </w:t>
        </w:r>
      </w:ins>
      <w:ins w:id="66" w:author="Maurizio Sicorello" w:date="2025-04-01T18:33:00Z" w16du:dateUtc="2025-04-01T16:33:00Z">
        <w:r w:rsidR="00E72391">
          <w:rPr>
            <w:rFonts w:ascii="Times New Roman" w:eastAsia="Times New Roman" w:hAnsi="Times New Roman" w:cs="Times New Roman"/>
            <w:sz w:val="24"/>
            <w:szCs w:val="24"/>
            <w:lang w:val="en-US"/>
          </w:rPr>
          <w:t xml:space="preserve">or distinct </w:t>
        </w:r>
        <w:r w:rsidR="00F1378A">
          <w:rPr>
            <w:rFonts w:ascii="Times New Roman" w:eastAsia="Times New Roman" w:hAnsi="Times New Roman" w:cs="Times New Roman"/>
            <w:sz w:val="24"/>
            <w:szCs w:val="24"/>
            <w:lang w:val="en-US"/>
          </w:rPr>
          <w:t xml:space="preserve">but correlated components </w:t>
        </w:r>
      </w:ins>
      <w:ins w:id="67" w:author="Maurizio Sicorello" w:date="2025-04-01T18:28:00Z" w16du:dateUtc="2025-04-01T16:28:00Z">
        <w:r w:rsidR="00B8654A">
          <w:fldChar w:fldCharType="begin"/>
        </w:r>
        <w:r w:rsidR="00B8654A" w:rsidRPr="005575CC">
          <w:rPr>
            <w:lang w:val="en-US"/>
          </w:rPr>
          <w:instrText>HYPERLINK "https://www.zotero.org/google-docs/?GnhTUN" \h</w:instrText>
        </w:r>
        <w:r w:rsidR="00B8654A">
          <w:fldChar w:fldCharType="separate"/>
        </w:r>
        <w:r w:rsidR="00B8654A" w:rsidRPr="00820490">
          <w:rPr>
            <w:rFonts w:ascii="Times New Roman" w:eastAsia="Times New Roman" w:hAnsi="Times New Roman" w:cs="Times New Roman"/>
            <w:sz w:val="24"/>
            <w:szCs w:val="24"/>
            <w:lang w:val="en-US"/>
          </w:rPr>
          <w:t>(Bardeen et al., 2016; Sousa et al., 2023; Weathers et al., 2013)</w:t>
        </w:r>
        <w:r w:rsidR="00B8654A">
          <w:fldChar w:fldCharType="end"/>
        </w:r>
      </w:ins>
      <w:moveTo w:id="68" w:author="Maurizio Sicorello" w:date="2025-04-01T18:26:00Z" w16du:dateUtc="2025-04-01T16:26:00Z">
        <w:r w:rsidR="00A230AD" w:rsidRPr="00820490">
          <w:rPr>
            <w:rFonts w:ascii="Times New Roman" w:eastAsia="Times New Roman" w:hAnsi="Times New Roman" w:cs="Times New Roman"/>
            <w:sz w:val="24"/>
            <w:szCs w:val="24"/>
            <w:lang w:val="en-US"/>
          </w:rPr>
          <w:t xml:space="preserve">. This question is </w:t>
        </w:r>
      </w:moveTo>
      <w:ins w:id="69" w:author="Maurizio Sicorello" w:date="2025-04-01T18:28:00Z" w16du:dateUtc="2025-04-01T16:28:00Z">
        <w:r w:rsidR="00826F73">
          <w:rPr>
            <w:rFonts w:ascii="Times New Roman" w:eastAsia="Times New Roman" w:hAnsi="Times New Roman" w:cs="Times New Roman"/>
            <w:sz w:val="24"/>
            <w:szCs w:val="24"/>
            <w:lang w:val="en-US"/>
          </w:rPr>
          <w:t>of</w:t>
        </w:r>
      </w:ins>
      <w:ins w:id="70" w:author="Maurizio Sicorello" w:date="2025-04-01T18:27:00Z" w16du:dateUtc="2025-04-01T16:27:00Z">
        <w:r w:rsidR="001A33E5">
          <w:rPr>
            <w:rFonts w:ascii="Times New Roman" w:eastAsia="Times New Roman" w:hAnsi="Times New Roman" w:cs="Times New Roman"/>
            <w:sz w:val="24"/>
            <w:szCs w:val="24"/>
            <w:lang w:val="en-US"/>
          </w:rPr>
          <w:t xml:space="preserve"> theoretical </w:t>
        </w:r>
      </w:ins>
      <w:ins w:id="71" w:author="Maurizio Sicorello" w:date="2025-04-11T13:55:00Z" w16du:dateUtc="2025-04-11T11:55:00Z">
        <w:r w:rsidR="00586382">
          <w:rPr>
            <w:rFonts w:ascii="Times New Roman" w:eastAsia="Times New Roman" w:hAnsi="Times New Roman" w:cs="Times New Roman"/>
            <w:sz w:val="24"/>
            <w:szCs w:val="24"/>
            <w:lang w:val="en-US"/>
          </w:rPr>
          <w:t xml:space="preserve">relevance, </w:t>
        </w:r>
      </w:ins>
      <w:ins w:id="72" w:author="Maurizio Sicorello" w:date="2025-04-01T18:28:00Z" w16du:dateUtc="2025-04-01T16:28:00Z">
        <w:r w:rsidR="00826F73">
          <w:rPr>
            <w:rFonts w:ascii="Times New Roman" w:eastAsia="Times New Roman" w:hAnsi="Times New Roman" w:cs="Times New Roman"/>
            <w:sz w:val="24"/>
            <w:szCs w:val="24"/>
            <w:lang w:val="en-US"/>
          </w:rPr>
          <w:t xml:space="preserve">but </w:t>
        </w:r>
      </w:ins>
      <w:ins w:id="73" w:author="Maurizio Sicorello" w:date="2025-04-11T13:55:00Z" w16du:dateUtc="2025-04-11T11:55:00Z">
        <w:r w:rsidR="00586382">
          <w:rPr>
            <w:rFonts w:ascii="Times New Roman" w:eastAsia="Times New Roman" w:hAnsi="Times New Roman" w:cs="Times New Roman"/>
            <w:sz w:val="24"/>
            <w:szCs w:val="24"/>
            <w:lang w:val="en-US"/>
          </w:rPr>
          <w:t xml:space="preserve">also crucial </w:t>
        </w:r>
      </w:ins>
      <w:moveTo w:id="74" w:author="Maurizio Sicorello" w:date="2025-04-01T18:26:00Z" w16du:dateUtc="2025-04-01T16:26:00Z">
        <w:del w:id="75" w:author="Maurizio Sicorello" w:date="2025-04-11T13:55:00Z" w16du:dateUtc="2025-04-11T11:55:00Z">
          <w:r w:rsidR="00A230AD" w:rsidRPr="00820490" w:rsidDel="00586382">
            <w:rPr>
              <w:rFonts w:ascii="Times New Roman" w:eastAsia="Times New Roman" w:hAnsi="Times New Roman" w:cs="Times New Roman"/>
              <w:sz w:val="24"/>
              <w:szCs w:val="24"/>
              <w:lang w:val="en-US"/>
            </w:rPr>
            <w:delText>relevan</w:delText>
          </w:r>
        </w:del>
        <w:del w:id="76" w:author="Maurizio Sicorello" w:date="2025-04-01T18:27:00Z" w16du:dateUtc="2025-04-01T16:27:00Z">
          <w:r w:rsidR="00A230AD" w:rsidRPr="00820490" w:rsidDel="001A33E5">
            <w:rPr>
              <w:rFonts w:ascii="Times New Roman" w:eastAsia="Times New Roman" w:hAnsi="Times New Roman" w:cs="Times New Roman"/>
              <w:sz w:val="24"/>
              <w:szCs w:val="24"/>
              <w:lang w:val="en-US"/>
            </w:rPr>
            <w:delText>t</w:delText>
          </w:r>
        </w:del>
        <w:del w:id="77" w:author="Maurizio Sicorello" w:date="2025-04-11T13:55:00Z" w16du:dateUtc="2025-04-11T11:55:00Z">
          <w:r w:rsidR="00A230AD" w:rsidRPr="00820490" w:rsidDel="00586382">
            <w:rPr>
              <w:rFonts w:ascii="Times New Roman" w:eastAsia="Times New Roman" w:hAnsi="Times New Roman" w:cs="Times New Roman"/>
              <w:sz w:val="24"/>
              <w:szCs w:val="24"/>
              <w:lang w:val="en-US"/>
            </w:rPr>
            <w:delText xml:space="preserve"> </w:delText>
          </w:r>
        </w:del>
        <w:r w:rsidR="00A230AD" w:rsidRPr="00820490">
          <w:rPr>
            <w:rFonts w:ascii="Times New Roman" w:eastAsia="Times New Roman" w:hAnsi="Times New Roman" w:cs="Times New Roman"/>
            <w:sz w:val="24"/>
            <w:szCs w:val="24"/>
            <w:lang w:val="en-US"/>
          </w:rPr>
          <w:t>to decide whether the total score or subscale scores should be preferred in a given research application</w:t>
        </w:r>
      </w:moveTo>
      <w:ins w:id="78" w:author="Maurizio Sicorello" w:date="2025-04-01T18:29:00Z" w16du:dateUtc="2025-04-01T16:29:00Z">
        <w:r w:rsidR="00FC4AE3">
          <w:rPr>
            <w:rFonts w:ascii="Times New Roman" w:eastAsia="Times New Roman" w:hAnsi="Times New Roman" w:cs="Times New Roman"/>
            <w:sz w:val="24"/>
            <w:szCs w:val="24"/>
            <w:lang w:val="en-US"/>
          </w:rPr>
          <w:t>.</w:t>
        </w:r>
      </w:ins>
      <w:moveTo w:id="79" w:author="Maurizio Sicorello" w:date="2025-04-01T18:26:00Z" w16du:dateUtc="2025-04-01T16:26:00Z">
        <w:del w:id="80" w:author="Maurizio Sicorello" w:date="2025-04-01T18:29:00Z" w16du:dateUtc="2025-04-01T16:29:00Z">
          <w:r w:rsidR="00A230AD" w:rsidRPr="00820490" w:rsidDel="00826F73">
            <w:rPr>
              <w:rFonts w:ascii="Times New Roman" w:eastAsia="Times New Roman" w:hAnsi="Times New Roman" w:cs="Times New Roman"/>
              <w:sz w:val="24"/>
              <w:szCs w:val="24"/>
              <w:lang w:val="en-US"/>
            </w:rPr>
            <w:delText>, but previous studies are inconsistent</w:delText>
          </w:r>
        </w:del>
        <w:del w:id="81" w:author="Maurizio Sicorello" w:date="2025-04-01T18:27:00Z" w16du:dateUtc="2025-04-01T16:27:00Z">
          <w:r w:rsidR="00A230AD" w:rsidRPr="00820490" w:rsidDel="00B8654A">
            <w:rPr>
              <w:rFonts w:ascii="Times New Roman" w:eastAsia="Times New Roman" w:hAnsi="Times New Roman" w:cs="Times New Roman"/>
              <w:sz w:val="24"/>
              <w:szCs w:val="24"/>
              <w:lang w:val="en-US"/>
            </w:rPr>
            <w:delText xml:space="preserve"> </w:delText>
          </w:r>
          <w:r w:rsidR="00A230AD" w:rsidDel="00B8654A">
            <w:fldChar w:fldCharType="begin"/>
          </w:r>
          <w:r w:rsidR="00A230AD" w:rsidRPr="005575CC" w:rsidDel="00B8654A">
            <w:rPr>
              <w:lang w:val="en-US"/>
            </w:rPr>
            <w:delInstrText>HYPERLINK "https://www.zotero.org/google-docs/?GnhTUN" \h</w:delInstrText>
          </w:r>
        </w:del>
      </w:moveTo>
      <w:ins w:id="82" w:author="Maurizio Sicorello" w:date="2025-04-01T18:26:00Z" w16du:dateUtc="2025-04-01T16:26:00Z">
        <w:del w:id="83" w:author="Maurizio Sicorello" w:date="2025-04-01T18:27:00Z" w16du:dateUtc="2025-04-01T16:27:00Z"/>
      </w:ins>
      <w:moveTo w:id="84" w:author="Maurizio Sicorello" w:date="2025-04-01T18:26:00Z" w16du:dateUtc="2025-04-01T16:26:00Z">
        <w:del w:id="85" w:author="Maurizio Sicorello" w:date="2025-04-01T18:27:00Z" w16du:dateUtc="2025-04-01T16:27:00Z">
          <w:r w:rsidR="00A230AD" w:rsidDel="00B8654A">
            <w:fldChar w:fldCharType="separate"/>
          </w:r>
          <w:r w:rsidR="00A230AD" w:rsidRPr="00820490" w:rsidDel="00B8654A">
            <w:rPr>
              <w:rFonts w:ascii="Times New Roman" w:eastAsia="Times New Roman" w:hAnsi="Times New Roman" w:cs="Times New Roman"/>
              <w:sz w:val="24"/>
              <w:szCs w:val="24"/>
              <w:lang w:val="en-US"/>
            </w:rPr>
            <w:delText>(Bardeen et al., 2016; Sousa et al., 2023; Weathers et al., 2013)</w:delText>
          </w:r>
          <w:r w:rsidR="00A230AD" w:rsidDel="00B8654A">
            <w:fldChar w:fldCharType="end"/>
          </w:r>
        </w:del>
        <w:r w:rsidR="00A230AD" w:rsidRPr="00820490">
          <w:rPr>
            <w:rFonts w:ascii="Times New Roman" w:eastAsia="Times New Roman" w:hAnsi="Times New Roman" w:cs="Times New Roman"/>
            <w:sz w:val="24"/>
            <w:szCs w:val="24"/>
            <w:lang w:val="en-US"/>
          </w:rPr>
          <w:t xml:space="preserve">. </w:t>
        </w:r>
      </w:moveTo>
      <w:ins w:id="86" w:author="Maurizio Sicorello" w:date="2025-04-01T18:29:00Z" w16du:dateUtc="2025-04-01T16:29:00Z">
        <w:r w:rsidR="00FC4AE3">
          <w:rPr>
            <w:rFonts w:ascii="Times New Roman" w:eastAsia="Times New Roman" w:hAnsi="Times New Roman" w:cs="Times New Roman"/>
            <w:sz w:val="24"/>
            <w:szCs w:val="24"/>
            <w:lang w:val="en-US"/>
          </w:rPr>
          <w:t>T</w:t>
        </w:r>
        <w:r w:rsidR="00FC4AE3" w:rsidRPr="005575CC">
          <w:rPr>
            <w:rFonts w:ascii="Times New Roman" w:eastAsia="Times New Roman" w:hAnsi="Times New Roman" w:cs="Times New Roman"/>
            <w:sz w:val="24"/>
            <w:szCs w:val="24"/>
            <w:lang w:val="en-US"/>
          </w:rPr>
          <w:t>he original four-factor solution of the S-DERS was based on exploratory factor analysis (EFA) with parallel analysis. While this provided initial support for the scale’s structure,</w:t>
        </w:r>
        <w:r w:rsidR="00FC4AE3">
          <w:rPr>
            <w:rFonts w:ascii="Times New Roman" w:eastAsia="Times New Roman" w:hAnsi="Times New Roman" w:cs="Times New Roman"/>
            <w:sz w:val="24"/>
            <w:szCs w:val="24"/>
            <w:lang w:val="en-US"/>
          </w:rPr>
          <w:t xml:space="preserve"> theory-driven confirmatory</w:t>
        </w:r>
        <w:r w:rsidR="00FC4AE3" w:rsidRPr="005575CC">
          <w:rPr>
            <w:rFonts w:ascii="Times New Roman" w:eastAsia="Times New Roman" w:hAnsi="Times New Roman" w:cs="Times New Roman"/>
            <w:sz w:val="24"/>
            <w:szCs w:val="24"/>
            <w:lang w:val="en-US"/>
          </w:rPr>
          <w:t xml:space="preserve"> modeling approaches are needed to determine </w:t>
        </w:r>
        <w:r w:rsidR="00FC4AE3">
          <w:rPr>
            <w:rFonts w:ascii="Times New Roman" w:eastAsia="Times New Roman" w:hAnsi="Times New Roman" w:cs="Times New Roman"/>
            <w:sz w:val="24"/>
            <w:szCs w:val="24"/>
            <w:lang w:val="en-US"/>
          </w:rPr>
          <w:t xml:space="preserve">whether </w:t>
        </w:r>
        <w:r w:rsidR="00FC4AE3" w:rsidRPr="005575CC">
          <w:rPr>
            <w:rFonts w:ascii="Times New Roman" w:eastAsia="Times New Roman" w:hAnsi="Times New Roman" w:cs="Times New Roman"/>
            <w:sz w:val="24"/>
            <w:szCs w:val="24"/>
            <w:lang w:val="en-US"/>
          </w:rPr>
          <w:t>state</w:t>
        </w:r>
      </w:ins>
      <w:ins w:id="87" w:author="Maurizio Sicorello" w:date="2025-04-01T18:33:00Z" w16du:dateUtc="2025-04-01T16:33:00Z">
        <w:r w:rsidR="00E72391">
          <w:rPr>
            <w:rFonts w:ascii="Times New Roman" w:eastAsia="Times New Roman" w:hAnsi="Times New Roman" w:cs="Times New Roman"/>
            <w:sz w:val="24"/>
            <w:szCs w:val="24"/>
            <w:lang w:val="en-US"/>
          </w:rPr>
          <w:t>-based</w:t>
        </w:r>
      </w:ins>
      <w:ins w:id="88" w:author="Maurizio Sicorello" w:date="2025-04-01T18:29:00Z" w16du:dateUtc="2025-04-01T16:29:00Z">
        <w:r w:rsidR="00FC4AE3" w:rsidRPr="005575CC">
          <w:rPr>
            <w:rFonts w:ascii="Times New Roman" w:eastAsia="Times New Roman" w:hAnsi="Times New Roman" w:cs="Times New Roman"/>
            <w:sz w:val="24"/>
            <w:szCs w:val="24"/>
            <w:lang w:val="en-US"/>
          </w:rPr>
          <w:t xml:space="preserve"> difficulties in emotion regulation</w:t>
        </w:r>
        <w:r w:rsidR="00FC4AE3">
          <w:rPr>
            <w:rFonts w:ascii="Times New Roman" w:eastAsia="Times New Roman" w:hAnsi="Times New Roman" w:cs="Times New Roman"/>
            <w:sz w:val="24"/>
            <w:szCs w:val="24"/>
            <w:lang w:val="en-US"/>
          </w:rPr>
          <w:t xml:space="preserve"> entail a single overarching construct (similar to the p-factor of psychopathology) </w:t>
        </w:r>
        <w:r w:rsidR="00FC4AE3" w:rsidRPr="005575CC">
          <w:rPr>
            <w:rFonts w:ascii="Times New Roman" w:eastAsia="Times New Roman" w:hAnsi="Times New Roman" w:cs="Times New Roman"/>
            <w:sz w:val="24"/>
            <w:szCs w:val="24"/>
            <w:lang w:val="en-US"/>
          </w:rPr>
          <w:t>or distinct but interconnected domains.</w:t>
        </w:r>
        <w:r w:rsidR="00FC4AE3">
          <w:rPr>
            <w:rFonts w:ascii="Times New Roman" w:eastAsia="Times New Roman" w:hAnsi="Times New Roman" w:cs="Times New Roman"/>
            <w:sz w:val="24"/>
            <w:szCs w:val="24"/>
            <w:lang w:val="en-US"/>
          </w:rPr>
          <w:t xml:space="preserve"> </w:t>
        </w:r>
      </w:ins>
    </w:p>
    <w:p w14:paraId="79E89A71" w14:textId="27243E9C" w:rsidR="00C94702" w:rsidRDefault="00FF6E3C" w:rsidP="00C94702">
      <w:pPr>
        <w:spacing w:line="360" w:lineRule="auto"/>
        <w:ind w:firstLine="720"/>
        <w:jc w:val="both"/>
        <w:rPr>
          <w:ins w:id="89" w:author="Maurizio Sicorello" w:date="2025-04-01T18:39:00Z" w16du:dateUtc="2025-04-01T16:39:00Z"/>
          <w:rFonts w:ascii="Times New Roman" w:eastAsia="Times New Roman" w:hAnsi="Times New Roman" w:cs="Times New Roman"/>
          <w:sz w:val="24"/>
          <w:szCs w:val="24"/>
          <w:lang w:val="en-US"/>
        </w:rPr>
      </w:pPr>
      <w:ins w:id="90" w:author="Maurizio Sicorello" w:date="2025-04-01T18:49:00Z" w16du:dateUtc="2025-04-01T16:49:00Z">
        <w:r>
          <w:rPr>
            <w:rFonts w:ascii="Times New Roman" w:eastAsia="Times New Roman" w:hAnsi="Times New Roman" w:cs="Times New Roman"/>
            <w:sz w:val="24"/>
            <w:szCs w:val="24"/>
            <w:lang w:val="en-US"/>
          </w:rPr>
          <w:lastRenderedPageBreak/>
          <w:t>To address this question, w</w:t>
        </w:r>
      </w:ins>
      <w:ins w:id="91" w:author="Maurizio Sicorello" w:date="2025-04-01T18:39:00Z" w16du:dateUtc="2025-04-01T16:39:00Z">
        <w:r w:rsidR="00C94702">
          <w:rPr>
            <w:rFonts w:ascii="Times New Roman" w:eastAsia="Times New Roman" w:hAnsi="Times New Roman" w:cs="Times New Roman"/>
            <w:sz w:val="24"/>
            <w:szCs w:val="24"/>
            <w:lang w:val="en-US"/>
          </w:rPr>
          <w:t>e started by fitting a simple structure confirmatory factor analysis</w:t>
        </w:r>
      </w:ins>
      <w:ins w:id="92" w:author="Maurizio Sicorello" w:date="2025-04-01T18:54:00Z" w16du:dateUtc="2025-04-01T16:54:00Z">
        <w:r w:rsidR="009C2017">
          <w:rPr>
            <w:rFonts w:ascii="Times New Roman" w:eastAsia="Times New Roman" w:hAnsi="Times New Roman" w:cs="Times New Roman"/>
            <w:sz w:val="24"/>
            <w:szCs w:val="24"/>
            <w:lang w:val="en-US"/>
          </w:rPr>
          <w:t xml:space="preserve"> without a </w:t>
        </w:r>
      </w:ins>
      <w:ins w:id="93" w:author="Maurizio Sicorello" w:date="2025-04-01T18:55:00Z" w16du:dateUtc="2025-04-01T16:55:00Z">
        <w:r w:rsidR="009C2017">
          <w:rPr>
            <w:rFonts w:ascii="Times New Roman" w:eastAsia="Times New Roman" w:hAnsi="Times New Roman" w:cs="Times New Roman"/>
            <w:sz w:val="24"/>
            <w:szCs w:val="24"/>
            <w:lang w:val="en-US"/>
          </w:rPr>
          <w:t>general factor</w:t>
        </w:r>
      </w:ins>
      <w:ins w:id="94" w:author="Maurizio Sicorello" w:date="2025-04-01T18:39:00Z" w16du:dateUtc="2025-04-01T16:39:00Z">
        <w:r w:rsidR="00C94702">
          <w:rPr>
            <w:rFonts w:ascii="Times New Roman" w:eastAsia="Times New Roman" w:hAnsi="Times New Roman" w:cs="Times New Roman"/>
            <w:sz w:val="24"/>
            <w:szCs w:val="24"/>
            <w:lang w:val="en-US"/>
          </w:rPr>
          <w:t xml:space="preserve">, where each indicator only loads on a single scale and no general factor is assumed (Figure 1a). </w:t>
        </w:r>
        <w:r w:rsidR="00C94702" w:rsidRPr="008E5CD4">
          <w:rPr>
            <w:rFonts w:ascii="Times New Roman" w:eastAsia="Times New Roman" w:hAnsi="Times New Roman" w:cs="Times New Roman"/>
            <w:sz w:val="24"/>
            <w:szCs w:val="24"/>
            <w:lang w:val="en-US"/>
          </w:rPr>
          <w:t xml:space="preserve">Still, even for the trait-DERS models without cross-loadings fit measures are often insufficient (Gutzweiler &amp; In-Albon, 2018). Exploratory structural equation modeling (ESEM) provides a framework to fit a model with cross-loadings for all items and has provided improved model fit for the </w:t>
        </w:r>
        <w:r w:rsidR="00C94702">
          <w:rPr>
            <w:rFonts w:ascii="Times New Roman" w:eastAsia="Times New Roman" w:hAnsi="Times New Roman" w:cs="Times New Roman"/>
            <w:sz w:val="24"/>
            <w:szCs w:val="24"/>
            <w:lang w:val="en-US"/>
          </w:rPr>
          <w:t xml:space="preserve">trait </w:t>
        </w:r>
        <w:r w:rsidR="00C94702" w:rsidRPr="008E5CD4">
          <w:rPr>
            <w:rFonts w:ascii="Times New Roman" w:eastAsia="Times New Roman" w:hAnsi="Times New Roman" w:cs="Times New Roman"/>
            <w:sz w:val="24"/>
            <w:szCs w:val="24"/>
            <w:lang w:val="en-US"/>
          </w:rPr>
          <w:t xml:space="preserve">DERS in the past as well as a reduction in factor correlations (Gutzweiler &amp; In-Albon, 2018; Marsh et al., 2014; Sousa et al., 2023). </w:t>
        </w:r>
      </w:ins>
      <w:ins w:id="95" w:author="Maurizio Sicorello" w:date="2025-04-01T18:41:00Z" w16du:dateUtc="2025-04-01T16:41:00Z">
        <w:r w:rsidR="00E20173">
          <w:rPr>
            <w:rFonts w:ascii="Times New Roman" w:eastAsia="Times New Roman" w:hAnsi="Times New Roman" w:cs="Times New Roman"/>
            <w:sz w:val="24"/>
            <w:szCs w:val="24"/>
            <w:lang w:val="en-US"/>
          </w:rPr>
          <w:t>These models entail the perspective that observed behaviors</w:t>
        </w:r>
      </w:ins>
      <w:ins w:id="96" w:author="Maurizio Sicorello" w:date="2025-04-01T18:42:00Z" w16du:dateUtc="2025-04-01T16:42:00Z">
        <w:r w:rsidR="00464DF8">
          <w:rPr>
            <w:rFonts w:ascii="Times New Roman" w:eastAsia="Times New Roman" w:hAnsi="Times New Roman" w:cs="Times New Roman"/>
            <w:sz w:val="24"/>
            <w:szCs w:val="24"/>
            <w:lang w:val="en-US"/>
          </w:rPr>
          <w:t>, like indicated questionnaire responses,</w:t>
        </w:r>
      </w:ins>
      <w:ins w:id="97" w:author="Maurizio Sicorello" w:date="2025-04-01T18:41:00Z" w16du:dateUtc="2025-04-01T16:41:00Z">
        <w:r w:rsidR="00464DF8">
          <w:rPr>
            <w:rFonts w:ascii="Times New Roman" w:eastAsia="Times New Roman" w:hAnsi="Times New Roman" w:cs="Times New Roman"/>
            <w:sz w:val="24"/>
            <w:szCs w:val="24"/>
            <w:lang w:val="en-US"/>
          </w:rPr>
          <w:t xml:space="preserve"> are complex and multidetermined. </w:t>
        </w:r>
      </w:ins>
      <w:ins w:id="98" w:author="Maurizio Sicorello" w:date="2025-04-01T18:39:00Z" w16du:dateUtc="2025-04-01T16:39:00Z">
        <w:r w:rsidR="00C94702" w:rsidRPr="008E5CD4">
          <w:rPr>
            <w:rFonts w:ascii="Times New Roman" w:eastAsia="Times New Roman" w:hAnsi="Times New Roman" w:cs="Times New Roman"/>
            <w:sz w:val="24"/>
            <w:szCs w:val="24"/>
            <w:lang w:val="en-US"/>
          </w:rPr>
          <w:t>Therefore, we also conducted an ESEM-based analysis with fit measures as the success criterion, which in terms of strictness is between inference based on CFA simple structures and EFA loading sizes</w:t>
        </w:r>
        <w:r w:rsidR="00C94702">
          <w:rPr>
            <w:rFonts w:ascii="Times New Roman" w:eastAsia="Times New Roman" w:hAnsi="Times New Roman" w:cs="Times New Roman"/>
            <w:sz w:val="24"/>
            <w:szCs w:val="24"/>
            <w:lang w:val="en-US"/>
          </w:rPr>
          <w:t xml:space="preserve"> (Figure 1b)</w:t>
        </w:r>
        <w:r w:rsidR="00C94702" w:rsidRPr="008E5CD4">
          <w:rPr>
            <w:rFonts w:ascii="Times New Roman" w:eastAsia="Times New Roman" w:hAnsi="Times New Roman" w:cs="Times New Roman"/>
            <w:sz w:val="24"/>
            <w:szCs w:val="24"/>
            <w:lang w:val="en-US"/>
          </w:rPr>
          <w:t>.</w:t>
        </w:r>
      </w:ins>
    </w:p>
    <w:p w14:paraId="75189419" w14:textId="2DD35005" w:rsidR="00A230AD" w:rsidRPr="00820490" w:rsidRDefault="00A230AD" w:rsidP="003475C1">
      <w:pPr>
        <w:spacing w:line="360" w:lineRule="auto"/>
        <w:ind w:firstLine="720"/>
        <w:jc w:val="both"/>
        <w:rPr>
          <w:moveTo w:id="99" w:author="Maurizio Sicorello" w:date="2025-04-01T18:26:00Z" w16du:dateUtc="2025-04-01T16:26:00Z"/>
          <w:rFonts w:ascii="Times New Roman" w:eastAsia="Times New Roman" w:hAnsi="Times New Roman" w:cs="Times New Roman"/>
          <w:sz w:val="24"/>
          <w:szCs w:val="24"/>
          <w:lang w:val="en-US"/>
        </w:rPr>
      </w:pPr>
      <w:moveTo w:id="100" w:author="Maurizio Sicorello" w:date="2025-04-01T18:26:00Z" w16du:dateUtc="2025-04-01T16:26:00Z">
        <w:del w:id="101" w:author="Maurizio Sicorello" w:date="2025-04-01T18:42:00Z" w16du:dateUtc="2025-04-01T16:42:00Z">
          <w:r w:rsidRPr="00820490" w:rsidDel="003475C1">
            <w:rPr>
              <w:rFonts w:ascii="Times New Roman" w:eastAsia="Times New Roman" w:hAnsi="Times New Roman" w:cs="Times New Roman"/>
              <w:sz w:val="24"/>
              <w:szCs w:val="24"/>
              <w:lang w:val="en-US"/>
            </w:rPr>
            <w:delText>Therefore</w:delText>
          </w:r>
        </w:del>
      </w:moveTo>
      <w:ins w:id="102" w:author="Maurizio Sicorello" w:date="2025-04-01T18:42:00Z" w16du:dateUtc="2025-04-01T16:42:00Z">
        <w:r w:rsidR="003475C1">
          <w:rPr>
            <w:rFonts w:ascii="Times New Roman" w:eastAsia="Times New Roman" w:hAnsi="Times New Roman" w:cs="Times New Roman"/>
            <w:sz w:val="24"/>
            <w:szCs w:val="24"/>
            <w:lang w:val="en-US"/>
          </w:rPr>
          <w:t>Next</w:t>
        </w:r>
      </w:ins>
      <w:moveTo w:id="103" w:author="Maurizio Sicorello" w:date="2025-04-01T18:26:00Z" w16du:dateUtc="2025-04-01T16:26:00Z">
        <w:r w:rsidRPr="00820490">
          <w:rPr>
            <w:rFonts w:ascii="Times New Roman" w:eastAsia="Times New Roman" w:hAnsi="Times New Roman" w:cs="Times New Roman"/>
            <w:sz w:val="24"/>
            <w:szCs w:val="24"/>
            <w:lang w:val="en-US"/>
          </w:rPr>
          <w:t xml:space="preserve">, we </w:t>
        </w:r>
        <w:del w:id="104" w:author="Maurizio Sicorello" w:date="2025-04-01T18:42:00Z" w16du:dateUtc="2025-04-01T16:42:00Z">
          <w:r w:rsidRPr="00820490" w:rsidDel="003475C1">
            <w:rPr>
              <w:rFonts w:ascii="Times New Roman" w:eastAsia="Times New Roman" w:hAnsi="Times New Roman" w:cs="Times New Roman"/>
              <w:sz w:val="24"/>
              <w:szCs w:val="24"/>
              <w:lang w:val="en-US"/>
            </w:rPr>
            <w:delText xml:space="preserve">also </w:delText>
          </w:r>
        </w:del>
        <w:r w:rsidRPr="00820490">
          <w:rPr>
            <w:rFonts w:ascii="Times New Roman" w:eastAsia="Times New Roman" w:hAnsi="Times New Roman" w:cs="Times New Roman"/>
            <w:sz w:val="24"/>
            <w:szCs w:val="24"/>
            <w:lang w:val="en-US"/>
          </w:rPr>
          <w:t xml:space="preserve">computed </w:t>
        </w:r>
        <w:del w:id="105" w:author="Maurizio Sicorello" w:date="2025-04-01T18:42:00Z" w16du:dateUtc="2025-04-01T16:42:00Z">
          <w:r w:rsidRPr="00820490" w:rsidDel="003475C1">
            <w:rPr>
              <w:rFonts w:ascii="Times New Roman" w:eastAsia="Times New Roman" w:hAnsi="Times New Roman" w:cs="Times New Roman"/>
              <w:sz w:val="24"/>
              <w:szCs w:val="24"/>
              <w:lang w:val="en-US"/>
            </w:rPr>
            <w:delText>a</w:delText>
          </w:r>
        </w:del>
      </w:moveTo>
      <w:ins w:id="106" w:author="Maurizio Sicorello" w:date="2025-04-01T18:42:00Z" w16du:dateUtc="2025-04-01T16:42:00Z">
        <w:r w:rsidR="003475C1">
          <w:rPr>
            <w:rFonts w:ascii="Times New Roman" w:eastAsia="Times New Roman" w:hAnsi="Times New Roman" w:cs="Times New Roman"/>
            <w:sz w:val="24"/>
            <w:szCs w:val="24"/>
            <w:lang w:val="en-US"/>
          </w:rPr>
          <w:t>a</w:t>
        </w:r>
      </w:ins>
      <w:moveTo w:id="107" w:author="Maurizio Sicorello" w:date="2025-04-01T18:26:00Z" w16du:dateUtc="2025-04-01T16:26:00Z">
        <w:r w:rsidRPr="00820490">
          <w:rPr>
            <w:rFonts w:ascii="Times New Roman" w:eastAsia="Times New Roman" w:hAnsi="Times New Roman" w:cs="Times New Roman"/>
            <w:sz w:val="24"/>
            <w:szCs w:val="24"/>
            <w:lang w:val="en-US"/>
          </w:rPr>
          <w:t xml:space="preserve"> higher-order </w:t>
        </w:r>
      </w:moveTo>
      <w:ins w:id="108" w:author="Maurizio Sicorello" w:date="2025-04-01T18:43:00Z" w16du:dateUtc="2025-04-01T16:43:00Z">
        <w:r w:rsidR="003475C1">
          <w:rPr>
            <w:rFonts w:ascii="Times New Roman" w:eastAsia="Times New Roman" w:hAnsi="Times New Roman" w:cs="Times New Roman"/>
            <w:sz w:val="24"/>
            <w:szCs w:val="24"/>
            <w:lang w:val="en-US"/>
          </w:rPr>
          <w:t xml:space="preserve">and a bifactor </w:t>
        </w:r>
      </w:ins>
      <w:moveTo w:id="109" w:author="Maurizio Sicorello" w:date="2025-04-01T18:26:00Z" w16du:dateUtc="2025-04-01T16:26:00Z">
        <w:r w:rsidRPr="00820490">
          <w:rPr>
            <w:rFonts w:ascii="Times New Roman" w:eastAsia="Times New Roman" w:hAnsi="Times New Roman" w:cs="Times New Roman"/>
            <w:sz w:val="24"/>
            <w:szCs w:val="24"/>
            <w:lang w:val="en-US"/>
          </w:rPr>
          <w:t xml:space="preserve">model to test for a superordinate </w:t>
        </w:r>
      </w:moveTo>
      <w:ins w:id="110" w:author="Maurizio Sicorello" w:date="2025-04-01T18:43:00Z" w16du:dateUtc="2025-04-01T16:43:00Z">
        <w:r w:rsidR="007E53DB">
          <w:rPr>
            <w:rFonts w:ascii="Times New Roman" w:eastAsia="Times New Roman" w:hAnsi="Times New Roman" w:cs="Times New Roman"/>
            <w:sz w:val="24"/>
            <w:szCs w:val="24"/>
            <w:lang w:val="en-US"/>
          </w:rPr>
          <w:t xml:space="preserve">general </w:t>
        </w:r>
      </w:ins>
      <w:moveTo w:id="111" w:author="Maurizio Sicorello" w:date="2025-04-01T18:26:00Z" w16du:dateUtc="2025-04-01T16:26:00Z">
        <w:r w:rsidRPr="00820490">
          <w:rPr>
            <w:rFonts w:ascii="Times New Roman" w:eastAsia="Times New Roman" w:hAnsi="Times New Roman" w:cs="Times New Roman"/>
            <w:sz w:val="24"/>
            <w:szCs w:val="24"/>
            <w:lang w:val="en-US"/>
          </w:rPr>
          <w:t xml:space="preserve">factor </w:t>
        </w:r>
      </w:moveTo>
      <w:ins w:id="112" w:author="Maurizio Sicorello" w:date="2025-04-01T18:43:00Z" w16du:dateUtc="2025-04-01T16:43:00Z">
        <w:r w:rsidR="007E53DB">
          <w:rPr>
            <w:rFonts w:ascii="Times New Roman" w:eastAsia="Times New Roman" w:hAnsi="Times New Roman" w:cs="Times New Roman"/>
            <w:sz w:val="24"/>
            <w:szCs w:val="24"/>
            <w:lang w:val="en-US"/>
          </w:rPr>
          <w:t>of state-based emotion regulation difficulties</w:t>
        </w:r>
      </w:ins>
      <w:moveTo w:id="113" w:author="Maurizio Sicorello" w:date="2025-04-01T18:26:00Z" w16du:dateUtc="2025-04-01T16:26:00Z">
        <w:del w:id="114" w:author="Maurizio Sicorello" w:date="2025-04-01T18:43:00Z" w16du:dateUtc="2025-04-01T16:43:00Z">
          <w:r w:rsidRPr="00820490" w:rsidDel="007E53DB">
            <w:rPr>
              <w:rFonts w:ascii="Times New Roman" w:eastAsia="Times New Roman" w:hAnsi="Times New Roman" w:cs="Times New Roman"/>
              <w:sz w:val="24"/>
              <w:szCs w:val="24"/>
              <w:lang w:val="en-US"/>
            </w:rPr>
            <w:delText>which influences the subscales</w:delText>
          </w:r>
        </w:del>
        <w:r w:rsidRPr="00820490">
          <w:rPr>
            <w:rFonts w:ascii="Times New Roman" w:eastAsia="Times New Roman" w:hAnsi="Times New Roman" w:cs="Times New Roman"/>
            <w:sz w:val="24"/>
            <w:szCs w:val="24"/>
            <w:lang w:val="en-US"/>
          </w:rPr>
          <w:t xml:space="preserve">. Conceptually, </w:t>
        </w:r>
        <w:del w:id="115" w:author="Maurizio Sicorello" w:date="2025-04-01T18:50:00Z" w16du:dateUtc="2025-04-01T16:50:00Z">
          <w:r w:rsidRPr="00820490" w:rsidDel="00FF6E3C">
            <w:rPr>
              <w:rFonts w:ascii="Times New Roman" w:eastAsia="Times New Roman" w:hAnsi="Times New Roman" w:cs="Times New Roman"/>
              <w:sz w:val="24"/>
              <w:szCs w:val="24"/>
              <w:lang w:val="en-US"/>
            </w:rPr>
            <w:delText xml:space="preserve">such </w:delText>
          </w:r>
        </w:del>
        <w:r w:rsidRPr="00820490">
          <w:rPr>
            <w:rFonts w:ascii="Times New Roman" w:eastAsia="Times New Roman" w:hAnsi="Times New Roman" w:cs="Times New Roman"/>
            <w:sz w:val="24"/>
            <w:szCs w:val="24"/>
            <w:lang w:val="en-US"/>
          </w:rPr>
          <w:t xml:space="preserve">a </w:t>
        </w:r>
      </w:moveTo>
      <w:ins w:id="116" w:author="Maurizio Sicorello" w:date="2025-04-01T18:50:00Z" w16du:dateUtc="2025-04-01T16:50:00Z">
        <w:r w:rsidR="00FF6E3C">
          <w:rPr>
            <w:rFonts w:ascii="Times New Roman" w:eastAsia="Times New Roman" w:hAnsi="Times New Roman" w:cs="Times New Roman"/>
            <w:sz w:val="24"/>
            <w:szCs w:val="24"/>
            <w:lang w:val="en-US"/>
          </w:rPr>
          <w:t xml:space="preserve">higher-order </w:t>
        </w:r>
      </w:ins>
      <w:moveTo w:id="117" w:author="Maurizio Sicorello" w:date="2025-04-01T18:26:00Z" w16du:dateUtc="2025-04-01T16:26:00Z">
        <w:r w:rsidRPr="00820490">
          <w:rPr>
            <w:rFonts w:ascii="Times New Roman" w:eastAsia="Times New Roman" w:hAnsi="Times New Roman" w:cs="Times New Roman"/>
            <w:sz w:val="24"/>
            <w:szCs w:val="24"/>
            <w:lang w:val="en-US"/>
          </w:rPr>
          <w:t>model implies that a general latent construct of emotion regulation difficulties causally influences the four subscales, which in turn causally influence the participant responses to the items</w:t>
        </w:r>
      </w:moveTo>
      <w:ins w:id="118" w:author="Maurizio Sicorello" w:date="2025-04-01T18:50:00Z" w16du:dateUtc="2025-04-01T16:50:00Z">
        <w:r w:rsidR="00FF6E3C">
          <w:rPr>
            <w:rFonts w:ascii="Times New Roman" w:eastAsia="Times New Roman" w:hAnsi="Times New Roman" w:cs="Times New Roman"/>
            <w:sz w:val="24"/>
            <w:szCs w:val="24"/>
            <w:lang w:val="en-US"/>
          </w:rPr>
          <w:t xml:space="preserve"> (Figure 1c)</w:t>
        </w:r>
      </w:ins>
      <w:moveTo w:id="119" w:author="Maurizio Sicorello" w:date="2025-04-01T18:26:00Z" w16du:dateUtc="2025-04-01T16:26:00Z">
        <w:r w:rsidRPr="00820490">
          <w:rPr>
            <w:rFonts w:ascii="Times New Roman" w:eastAsia="Times New Roman" w:hAnsi="Times New Roman" w:cs="Times New Roman"/>
            <w:sz w:val="24"/>
            <w:szCs w:val="24"/>
            <w:lang w:val="en-US"/>
          </w:rPr>
          <w:t xml:space="preserve">. </w:t>
        </w:r>
      </w:moveTo>
      <w:ins w:id="120" w:author="Maurizio Sicorello" w:date="2025-04-01T18:51:00Z" w16du:dateUtc="2025-04-01T16:51:00Z">
        <w:r w:rsidR="00741DC0">
          <w:rPr>
            <w:rFonts w:ascii="Times New Roman" w:eastAsia="Times New Roman" w:hAnsi="Times New Roman" w:cs="Times New Roman"/>
            <w:sz w:val="24"/>
            <w:szCs w:val="24"/>
            <w:lang w:val="en-US"/>
          </w:rPr>
          <w:t>As a competing non-preregistered</w:t>
        </w:r>
        <w:r w:rsidR="003B1C55">
          <w:rPr>
            <w:rFonts w:ascii="Times New Roman" w:eastAsia="Times New Roman" w:hAnsi="Times New Roman" w:cs="Times New Roman"/>
            <w:sz w:val="24"/>
            <w:szCs w:val="24"/>
            <w:lang w:val="en-US"/>
          </w:rPr>
          <w:t xml:space="preserve"> alternative</w:t>
        </w:r>
      </w:ins>
      <w:moveTo w:id="121" w:author="Maurizio Sicorello" w:date="2025-04-01T18:26:00Z" w16du:dateUtc="2025-04-01T16:26:00Z">
        <w:del w:id="122" w:author="Maurizio Sicorello" w:date="2025-04-01T18:51:00Z" w16du:dateUtc="2025-04-01T16:51:00Z">
          <w:r w:rsidRPr="00820490" w:rsidDel="00741DC0">
            <w:rPr>
              <w:rFonts w:ascii="Times New Roman" w:eastAsia="Times New Roman" w:hAnsi="Times New Roman" w:cs="Times New Roman"/>
              <w:sz w:val="24"/>
              <w:szCs w:val="24"/>
              <w:lang w:val="en-US"/>
            </w:rPr>
            <w:delText>In post-hoc</w:delText>
          </w:r>
        </w:del>
        <w:r w:rsidRPr="00820490">
          <w:rPr>
            <w:rFonts w:ascii="Times New Roman" w:eastAsia="Times New Roman" w:hAnsi="Times New Roman" w:cs="Times New Roman"/>
            <w:sz w:val="24"/>
            <w:szCs w:val="24"/>
            <w:lang w:val="en-US"/>
          </w:rPr>
          <w:t xml:space="preserve"> </w:t>
        </w:r>
        <w:del w:id="123" w:author="Maurizio Sicorello" w:date="2025-04-01T18:51:00Z" w16du:dateUtc="2025-04-01T16:51:00Z">
          <w:r w:rsidRPr="00820490" w:rsidDel="00741DC0">
            <w:rPr>
              <w:rFonts w:ascii="Times New Roman" w:eastAsia="Times New Roman" w:hAnsi="Times New Roman" w:cs="Times New Roman"/>
              <w:sz w:val="24"/>
              <w:szCs w:val="24"/>
              <w:lang w:val="en-US"/>
            </w:rPr>
            <w:delText xml:space="preserve">exploratory </w:delText>
          </w:r>
          <w:r w:rsidRPr="00820490" w:rsidDel="003B1C55">
            <w:rPr>
              <w:rFonts w:ascii="Times New Roman" w:eastAsia="Times New Roman" w:hAnsi="Times New Roman" w:cs="Times New Roman"/>
              <w:sz w:val="24"/>
              <w:szCs w:val="24"/>
              <w:lang w:val="en-US"/>
            </w:rPr>
            <w:delText>analyses</w:delText>
          </w:r>
        </w:del>
        <w:r w:rsidRPr="00820490">
          <w:rPr>
            <w:rFonts w:ascii="Times New Roman" w:eastAsia="Times New Roman" w:hAnsi="Times New Roman" w:cs="Times New Roman"/>
            <w:sz w:val="24"/>
            <w:szCs w:val="24"/>
            <w:lang w:val="en-US"/>
          </w:rPr>
          <w:t xml:space="preserve">, </w:t>
        </w:r>
        <w:del w:id="124" w:author="Maurizio Sicorello" w:date="2025-04-01T18:55:00Z" w16du:dateUtc="2025-04-01T16:55:00Z">
          <w:r w:rsidRPr="00820490" w:rsidDel="00AE6B69">
            <w:rPr>
              <w:rFonts w:ascii="Times New Roman" w:eastAsia="Times New Roman" w:hAnsi="Times New Roman" w:cs="Times New Roman"/>
              <w:sz w:val="24"/>
              <w:szCs w:val="24"/>
              <w:lang w:val="en-US"/>
            </w:rPr>
            <w:delText>we contrasted this model with a</w:delText>
          </w:r>
        </w:del>
      </w:moveTo>
      <w:ins w:id="125" w:author="Maurizio Sicorello" w:date="2025-04-01T18:55:00Z" w16du:dateUtc="2025-04-01T16:55:00Z">
        <w:r w:rsidR="00AE6B69">
          <w:rPr>
            <w:rFonts w:ascii="Times New Roman" w:eastAsia="Times New Roman" w:hAnsi="Times New Roman" w:cs="Times New Roman"/>
            <w:sz w:val="24"/>
            <w:szCs w:val="24"/>
            <w:lang w:val="en-US"/>
          </w:rPr>
          <w:t xml:space="preserve"> the</w:t>
        </w:r>
      </w:ins>
      <w:moveTo w:id="126" w:author="Maurizio Sicorello" w:date="2025-04-01T18:26:00Z" w16du:dateUtc="2025-04-01T16:26:00Z">
        <w:r w:rsidRPr="00820490">
          <w:rPr>
            <w:rFonts w:ascii="Times New Roman" w:eastAsia="Times New Roman" w:hAnsi="Times New Roman" w:cs="Times New Roman"/>
            <w:sz w:val="24"/>
            <w:szCs w:val="24"/>
            <w:lang w:val="en-US"/>
          </w:rPr>
          <w:t xml:space="preserve"> bifactor model</w:t>
        </w:r>
        <w:del w:id="127" w:author="Maurizio Sicorello" w:date="2025-04-01T18:55:00Z" w16du:dateUtc="2025-04-01T16:55:00Z">
          <w:r w:rsidRPr="00820490" w:rsidDel="00AE6B69">
            <w:rPr>
              <w:rFonts w:ascii="Times New Roman" w:eastAsia="Times New Roman" w:hAnsi="Times New Roman" w:cs="Times New Roman"/>
              <w:sz w:val="24"/>
              <w:szCs w:val="24"/>
              <w:lang w:val="en-US"/>
            </w:rPr>
            <w:delText xml:space="preserve">, which </w:delText>
          </w:r>
        </w:del>
        <w:r w:rsidRPr="00820490">
          <w:rPr>
            <w:rFonts w:ascii="Times New Roman" w:eastAsia="Times New Roman" w:hAnsi="Times New Roman" w:cs="Times New Roman"/>
            <w:sz w:val="24"/>
            <w:szCs w:val="24"/>
            <w:lang w:val="en-US"/>
          </w:rPr>
          <w:t>implies a direct effect of global difficulties on indicators, which is distinct from the specific constructs underlying the subscale factors</w:t>
        </w:r>
      </w:moveTo>
      <w:ins w:id="128" w:author="Maurizio Sicorello" w:date="2025-04-01T18:51:00Z" w16du:dateUtc="2025-04-01T16:51:00Z">
        <w:r w:rsidR="00741DC0">
          <w:rPr>
            <w:rFonts w:ascii="Times New Roman" w:eastAsia="Times New Roman" w:hAnsi="Times New Roman" w:cs="Times New Roman"/>
            <w:sz w:val="24"/>
            <w:szCs w:val="24"/>
            <w:lang w:val="en-US"/>
          </w:rPr>
          <w:t xml:space="preserve"> (Figure 1d)</w:t>
        </w:r>
      </w:ins>
      <w:moveTo w:id="129" w:author="Maurizio Sicorello" w:date="2025-04-01T18:26:00Z" w16du:dateUtc="2025-04-01T16:26:00Z">
        <w:r w:rsidRPr="00820490">
          <w:rPr>
            <w:rFonts w:ascii="Times New Roman" w:eastAsia="Times New Roman" w:hAnsi="Times New Roman" w:cs="Times New Roman"/>
            <w:sz w:val="24"/>
            <w:szCs w:val="24"/>
            <w:lang w:val="en-US"/>
          </w:rPr>
          <w:t xml:space="preserve">. </w:t>
        </w:r>
        <w:del w:id="130" w:author="Maurizio Sicorello" w:date="2025-04-01T18:51:00Z" w16du:dateUtc="2025-04-01T16:51:00Z">
          <w:r w:rsidRPr="00820490" w:rsidDel="003B1C55">
            <w:rPr>
              <w:rFonts w:ascii="Times New Roman" w:eastAsia="Times New Roman" w:hAnsi="Times New Roman" w:cs="Times New Roman"/>
              <w:sz w:val="24"/>
              <w:szCs w:val="24"/>
              <w:lang w:val="en-US"/>
            </w:rPr>
            <w:delText xml:space="preserve">All tested structural equation models are illustrated in Figure 1. </w:delText>
          </w:r>
        </w:del>
        <w:r w:rsidRPr="00820490">
          <w:rPr>
            <w:rFonts w:ascii="Times New Roman" w:eastAsia="Times New Roman" w:hAnsi="Times New Roman" w:cs="Times New Roman"/>
            <w:sz w:val="24"/>
            <w:szCs w:val="24"/>
            <w:lang w:val="en-US"/>
          </w:rPr>
          <w:t xml:space="preserve">Further, </w:t>
        </w:r>
      </w:moveTo>
      <w:ins w:id="131" w:author="Maurizio Sicorello" w:date="2025-04-01T18:55:00Z" w16du:dateUtc="2025-04-01T16:55:00Z">
        <w:r w:rsidR="00C12EC9">
          <w:rPr>
            <w:rFonts w:ascii="Times New Roman" w:eastAsia="Times New Roman" w:hAnsi="Times New Roman" w:cs="Times New Roman"/>
            <w:sz w:val="24"/>
            <w:szCs w:val="24"/>
            <w:lang w:val="en-US"/>
          </w:rPr>
          <w:t>as the existence of cross-loading</w:t>
        </w:r>
      </w:ins>
      <w:ins w:id="132" w:author="Maurizio Sicorello" w:date="2025-04-01T18:56:00Z" w16du:dateUtc="2025-04-01T16:56:00Z">
        <w:r w:rsidR="00C12EC9">
          <w:rPr>
            <w:rFonts w:ascii="Times New Roman" w:eastAsia="Times New Roman" w:hAnsi="Times New Roman" w:cs="Times New Roman"/>
            <w:sz w:val="24"/>
            <w:szCs w:val="24"/>
            <w:lang w:val="en-US"/>
          </w:rPr>
          <w:t xml:space="preserve">s might indicate more complex relations between indicators, </w:t>
        </w:r>
      </w:ins>
      <w:moveTo w:id="133" w:author="Maurizio Sicorello" w:date="2025-04-01T18:26:00Z" w16du:dateUtc="2025-04-01T16:26:00Z">
        <w:r w:rsidRPr="00820490">
          <w:rPr>
            <w:rFonts w:ascii="Times New Roman" w:eastAsia="Times New Roman" w:hAnsi="Times New Roman" w:cs="Times New Roman"/>
            <w:sz w:val="24"/>
            <w:szCs w:val="24"/>
            <w:lang w:val="en-US"/>
          </w:rPr>
          <w:t xml:space="preserve">we provide an exploratory network analysis as a hypothesis-generating tool to support future research on the causal structure of emotion regulation difficulties </w:t>
        </w:r>
        <w:r>
          <w:fldChar w:fldCharType="begin"/>
        </w:r>
        <w:r w:rsidRPr="005575CC">
          <w:rPr>
            <w:lang w:val="en-US"/>
          </w:rPr>
          <w:instrText>HYPERLINK "https://www.zotero.org/google-docs/?ujyRRn" \h</w:instrText>
        </w:r>
      </w:moveTo>
      <w:ins w:id="134" w:author="Maurizio Sicorello" w:date="2025-04-01T18:26:00Z" w16du:dateUtc="2025-04-01T16:26:00Z"/>
      <w:moveTo w:id="135" w:author="Maurizio Sicorello" w:date="2025-04-01T18:26:00Z" w16du:dateUtc="2025-04-01T16:26:00Z">
        <w:r>
          <w:fldChar w:fldCharType="separate"/>
        </w:r>
        <w:r w:rsidRPr="00820490">
          <w:rPr>
            <w:rFonts w:ascii="Times New Roman" w:eastAsia="Times New Roman" w:hAnsi="Times New Roman" w:cs="Times New Roman"/>
            <w:sz w:val="24"/>
            <w:szCs w:val="24"/>
            <w:lang w:val="en-US"/>
          </w:rPr>
          <w:t>(Borsboom et al., 2021)</w:t>
        </w:r>
        <w:r>
          <w:fldChar w:fldCharType="end"/>
        </w:r>
        <w:r w:rsidRPr="00820490">
          <w:rPr>
            <w:rFonts w:ascii="Times New Roman" w:eastAsia="Times New Roman" w:hAnsi="Times New Roman" w:cs="Times New Roman"/>
            <w:sz w:val="24"/>
            <w:szCs w:val="24"/>
            <w:lang w:val="en-US"/>
          </w:rPr>
          <w:t>.</w:t>
        </w:r>
      </w:moveTo>
    </w:p>
    <w:moveToRangeEnd w:id="54"/>
    <w:p w14:paraId="1911D345" w14:textId="77777777" w:rsidR="00A230AD" w:rsidRDefault="00A230AD">
      <w:pPr>
        <w:spacing w:line="360" w:lineRule="auto"/>
        <w:ind w:firstLine="720"/>
        <w:jc w:val="both"/>
        <w:rPr>
          <w:ins w:id="136" w:author="Maurizio Sicorello" w:date="2025-04-01T18:26:00Z" w16du:dateUtc="2025-04-01T16:26:00Z"/>
          <w:rFonts w:ascii="Times New Roman" w:eastAsia="Times New Roman" w:hAnsi="Times New Roman" w:cs="Times New Roman"/>
          <w:sz w:val="24"/>
          <w:szCs w:val="24"/>
          <w:lang w:val="en-US"/>
        </w:rPr>
      </w:pPr>
    </w:p>
    <w:p w14:paraId="00C85695" w14:textId="1484B1C8" w:rsidR="00AA525C" w:rsidRPr="00820490" w:rsidRDefault="005F5AD8">
      <w:pPr>
        <w:spacing w:line="360" w:lineRule="auto"/>
        <w:ind w:firstLine="720"/>
        <w:jc w:val="both"/>
        <w:rPr>
          <w:rFonts w:ascii="Times New Roman" w:eastAsia="Times New Roman" w:hAnsi="Times New Roman" w:cs="Times New Roman"/>
          <w:sz w:val="24"/>
          <w:szCs w:val="24"/>
          <w:lang w:val="en-US"/>
        </w:rPr>
      </w:pPr>
      <w:del w:id="137" w:author="Maurizio Sicorello" w:date="2025-04-01T18:52:00Z" w16du:dateUtc="2025-04-01T16:52:00Z">
        <w:r w:rsidRPr="00820490" w:rsidDel="003B1C55">
          <w:rPr>
            <w:rFonts w:ascii="Times New Roman" w:eastAsia="Times New Roman" w:hAnsi="Times New Roman" w:cs="Times New Roman"/>
            <w:sz w:val="24"/>
            <w:szCs w:val="24"/>
            <w:lang w:val="en-US"/>
          </w:rPr>
          <w:delText xml:space="preserve">These included a confirmatory factor analysis (CFA) without cross-loadings (simple structure), as the strictest possible model. </w:delText>
        </w:r>
      </w:del>
      <w:del w:id="138" w:author="Maurizio Sicorello" w:date="2025-04-01T18:36:00Z" w16du:dateUtc="2025-04-01T16:36:00Z">
        <w:r w:rsidRPr="00820490" w:rsidDel="008E5CD4">
          <w:rPr>
            <w:rFonts w:ascii="Times New Roman" w:eastAsia="Times New Roman" w:hAnsi="Times New Roman" w:cs="Times New Roman"/>
            <w:sz w:val="24"/>
            <w:szCs w:val="24"/>
            <w:lang w:val="en-US"/>
          </w:rPr>
          <w:delText xml:space="preserve">Still, even for the trait-DERS models without cross-loadings fit measures are often insufficient </w:delText>
        </w:r>
        <w:r w:rsidDel="008E5CD4">
          <w:fldChar w:fldCharType="begin"/>
        </w:r>
        <w:r w:rsidRPr="00A142D1" w:rsidDel="008E5CD4">
          <w:rPr>
            <w:lang w:val="en-US"/>
            <w:rPrChange w:id="139" w:author="Maurizio Sicorello" w:date="2025-04-01T17:24:00Z" w16du:dateUtc="2025-04-01T15:24:00Z">
              <w:rPr/>
            </w:rPrChange>
          </w:rPr>
          <w:delInstrText>HYPERLINK "https://www.zotero.org/google-docs/?vG1rGY" \h</w:delInstrText>
        </w:r>
        <w:r w:rsidDel="008E5CD4">
          <w:fldChar w:fldCharType="separate"/>
        </w:r>
        <w:r w:rsidRPr="00820490" w:rsidDel="008E5CD4">
          <w:rPr>
            <w:rFonts w:ascii="Times New Roman" w:eastAsia="Times New Roman" w:hAnsi="Times New Roman" w:cs="Times New Roman"/>
            <w:sz w:val="24"/>
            <w:szCs w:val="24"/>
            <w:lang w:val="en-US"/>
          </w:rPr>
          <w:delText>(Gutzweiler &amp; In-Albon, 2018)</w:delText>
        </w:r>
        <w:r w:rsidDel="008E5CD4">
          <w:fldChar w:fldCharType="end"/>
        </w:r>
        <w:r w:rsidRPr="00820490" w:rsidDel="008E5CD4">
          <w:rPr>
            <w:rFonts w:ascii="Times New Roman" w:eastAsia="Times New Roman" w:hAnsi="Times New Roman" w:cs="Times New Roman"/>
            <w:sz w:val="24"/>
            <w:szCs w:val="24"/>
            <w:lang w:val="en-US"/>
          </w:rPr>
          <w:delText xml:space="preserve">. Exploratory structural equation modeling (ESEM) provides a framework to fit a model with cross-loadings for all items and has provided improved model fit for the DERS in the past as well as a reduction in factor correlations </w:delText>
        </w:r>
        <w:r w:rsidDel="008E5CD4">
          <w:fldChar w:fldCharType="begin"/>
        </w:r>
        <w:r w:rsidRPr="00A142D1" w:rsidDel="008E5CD4">
          <w:rPr>
            <w:lang w:val="en-US"/>
            <w:rPrChange w:id="140" w:author="Maurizio Sicorello" w:date="2025-04-01T17:24:00Z" w16du:dateUtc="2025-04-01T15:24:00Z">
              <w:rPr/>
            </w:rPrChange>
          </w:rPr>
          <w:delInstrText>HYPERLINK "https://www.zotero.org/google-docs/?2gbjJw" \h</w:delInstrText>
        </w:r>
        <w:r w:rsidDel="008E5CD4">
          <w:fldChar w:fldCharType="separate"/>
        </w:r>
        <w:r w:rsidRPr="00820490" w:rsidDel="008E5CD4">
          <w:rPr>
            <w:rFonts w:ascii="Times New Roman" w:eastAsia="Times New Roman" w:hAnsi="Times New Roman" w:cs="Times New Roman"/>
            <w:sz w:val="24"/>
            <w:szCs w:val="24"/>
            <w:lang w:val="en-US"/>
          </w:rPr>
          <w:delText>(Gutzweiler &amp; In-Albon, 2018; Marsh et al., 2014; Sousa et al., 2023)</w:delText>
        </w:r>
        <w:r w:rsidDel="008E5CD4">
          <w:fldChar w:fldCharType="end"/>
        </w:r>
        <w:r w:rsidRPr="00820490" w:rsidDel="008E5CD4">
          <w:rPr>
            <w:rFonts w:ascii="Times New Roman" w:eastAsia="Times New Roman" w:hAnsi="Times New Roman" w:cs="Times New Roman"/>
            <w:sz w:val="24"/>
            <w:szCs w:val="24"/>
            <w:lang w:val="en-US"/>
          </w:rPr>
          <w:delText>. Therefore, we also conducted an ESEM-based analysis with fit measures as the success criterion, which in terms of strictness is between inference based on CFA simple structures and EFA loading sizes.</w:delText>
        </w:r>
      </w:del>
    </w:p>
    <w:p w14:paraId="00C85696" w14:textId="098CF36B" w:rsidR="00AA525C" w:rsidRPr="00820490" w:rsidDel="00A230AD" w:rsidRDefault="005F5AD8">
      <w:pPr>
        <w:spacing w:line="360" w:lineRule="auto"/>
        <w:ind w:firstLine="720"/>
        <w:jc w:val="both"/>
        <w:rPr>
          <w:moveFrom w:id="141" w:author="Maurizio Sicorello" w:date="2025-04-01T18:26:00Z" w16du:dateUtc="2025-04-01T16:26:00Z"/>
          <w:rFonts w:ascii="Times New Roman" w:eastAsia="Times New Roman" w:hAnsi="Times New Roman" w:cs="Times New Roman"/>
          <w:sz w:val="24"/>
          <w:szCs w:val="24"/>
          <w:lang w:val="en-US"/>
        </w:rPr>
      </w:pPr>
      <w:moveFromRangeStart w:id="142" w:author="Maurizio Sicorello" w:date="2025-04-01T18:26:00Z" w:name="move194424418"/>
      <w:moveFrom w:id="143" w:author="Maurizio Sicorello" w:date="2025-04-01T18:26:00Z" w16du:dateUtc="2025-04-01T16:26:00Z">
        <w:r w:rsidRPr="00820490" w:rsidDel="00A230AD">
          <w:rPr>
            <w:rFonts w:ascii="Times New Roman" w:eastAsia="Times New Roman" w:hAnsi="Times New Roman" w:cs="Times New Roman"/>
            <w:sz w:val="24"/>
            <w:szCs w:val="24"/>
            <w:lang w:val="en-US"/>
          </w:rPr>
          <w:lastRenderedPageBreak/>
          <w:t xml:space="preserve">For the trait-DERS, it is still unclear whether subscales capture a common trait of emotion regulation difficulties. This question is relevant to decide whether the total score or subscale scores should be preferred in a given research application, but previous studies are inconsistent </w:t>
        </w:r>
        <w:r w:rsidDel="00A230AD">
          <w:fldChar w:fldCharType="begin"/>
        </w:r>
        <w:r w:rsidRPr="00A142D1" w:rsidDel="00A230AD">
          <w:rPr>
            <w:lang w:val="en-US"/>
            <w:rPrChange w:id="144" w:author="Maurizio Sicorello" w:date="2025-04-01T17:24:00Z" w16du:dateUtc="2025-04-01T15:24:00Z">
              <w:rPr/>
            </w:rPrChange>
          </w:rPr>
          <w:instrText>HYPERLINK "https://www.zotero.org/google-docs/?GnhTUN" \h</w:instrText>
        </w:r>
      </w:moveFrom>
      <w:del w:id="145" w:author="Maurizio Sicorello" w:date="2025-04-01T18:26:00Z" w16du:dateUtc="2025-04-01T16:26:00Z"/>
      <w:moveFrom w:id="146" w:author="Maurizio Sicorello" w:date="2025-04-01T18:26:00Z" w16du:dateUtc="2025-04-01T16:26:00Z">
        <w:r w:rsidDel="00A230AD">
          <w:fldChar w:fldCharType="separate"/>
        </w:r>
        <w:r w:rsidRPr="00820490" w:rsidDel="00A230AD">
          <w:rPr>
            <w:rFonts w:ascii="Times New Roman" w:eastAsia="Times New Roman" w:hAnsi="Times New Roman" w:cs="Times New Roman"/>
            <w:sz w:val="24"/>
            <w:szCs w:val="24"/>
            <w:lang w:val="en-US"/>
          </w:rPr>
          <w:t>(Bardeen et al., 2016; Sousa et al., 2023; Weathers et al., 2013)</w:t>
        </w:r>
        <w:r w:rsidDel="00A230AD">
          <w:fldChar w:fldCharType="end"/>
        </w:r>
        <w:r w:rsidRPr="00820490" w:rsidDel="00A230AD">
          <w:rPr>
            <w:rFonts w:ascii="Times New Roman" w:eastAsia="Times New Roman" w:hAnsi="Times New Roman" w:cs="Times New Roman"/>
            <w:sz w:val="24"/>
            <w:szCs w:val="24"/>
            <w:lang w:val="en-US"/>
          </w:rPr>
          <w:t xml:space="preserve">. Therefore, we also computed a higher-order model to test for a superordinate factor which influences the subscales. Conceptually, such a model implies that a general latent construct of emotion regulation difficulties causally influences the four subscales, which in turn causally influence 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r w:rsidDel="00A230AD">
          <w:fldChar w:fldCharType="begin"/>
        </w:r>
        <w:r w:rsidRPr="00A142D1" w:rsidDel="00A230AD">
          <w:rPr>
            <w:lang w:val="en-US"/>
            <w:rPrChange w:id="147" w:author="Maurizio Sicorello" w:date="2025-04-01T17:24:00Z" w16du:dateUtc="2025-04-01T15:24:00Z">
              <w:rPr/>
            </w:rPrChange>
          </w:rPr>
          <w:instrText>HYPERLINK "https://www.zotero.org/google-docs/?ujyRRn" \h</w:instrText>
        </w:r>
      </w:moveFrom>
      <w:del w:id="148" w:author="Maurizio Sicorello" w:date="2025-04-01T18:26:00Z" w16du:dateUtc="2025-04-01T16:26:00Z"/>
      <w:moveFrom w:id="149" w:author="Maurizio Sicorello" w:date="2025-04-01T18:26:00Z" w16du:dateUtc="2025-04-01T16:26:00Z">
        <w:r w:rsidDel="00A230AD">
          <w:fldChar w:fldCharType="separate"/>
        </w:r>
        <w:r w:rsidRPr="00820490" w:rsidDel="00A230AD">
          <w:rPr>
            <w:rFonts w:ascii="Times New Roman" w:eastAsia="Times New Roman" w:hAnsi="Times New Roman" w:cs="Times New Roman"/>
            <w:sz w:val="24"/>
            <w:szCs w:val="24"/>
            <w:lang w:val="en-US"/>
          </w:rPr>
          <w:t>(Borsboom et al., 2021)</w:t>
        </w:r>
        <w:r w:rsidDel="00A230AD">
          <w:fldChar w:fldCharType="end"/>
        </w:r>
        <w:r w:rsidRPr="00820490" w:rsidDel="00A230AD">
          <w:rPr>
            <w:rFonts w:ascii="Times New Roman" w:eastAsia="Times New Roman" w:hAnsi="Times New Roman" w:cs="Times New Roman"/>
            <w:sz w:val="24"/>
            <w:szCs w:val="24"/>
            <w:lang w:val="en-US"/>
          </w:rPr>
          <w:t>.</w:t>
        </w:r>
      </w:moveFrom>
    </w:p>
    <w:moveFromRangeEnd w:id="142"/>
    <w:p w14:paraId="00C8569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98" w14:textId="77777777" w:rsidR="00AA525C" w:rsidRPr="00820490" w:rsidRDefault="005F5AD8">
      <w:pPr>
        <w:spacing w:line="360" w:lineRule="auto"/>
        <w:jc w:val="both"/>
        <w:rPr>
          <w:rFonts w:ascii="Times New Roman" w:eastAsia="Times New Roman" w:hAnsi="Times New Roman" w:cs="Times New Roman"/>
          <w:sz w:val="24"/>
          <w:szCs w:val="24"/>
        </w:rPr>
      </w:pPr>
      <w:r w:rsidRPr="00820490">
        <w:rPr>
          <w:rFonts w:ascii="Times New Roman" w:eastAsia="Times New Roman" w:hAnsi="Times New Roman" w:cs="Times New Roman"/>
          <w:noProof/>
          <w:sz w:val="24"/>
          <w:szCs w:val="24"/>
        </w:rPr>
        <w:lastRenderedPageBreak/>
        <w:drawing>
          <wp:inline distT="114300" distB="114300" distL="114300" distR="114300" wp14:anchorId="00C85710" wp14:editId="00C85711">
            <wp:extent cx="5731200" cy="57023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5702300"/>
                    </a:xfrm>
                    <a:prstGeom prst="rect">
                      <a:avLst/>
                    </a:prstGeom>
                    <a:ln/>
                  </pic:spPr>
                </pic:pic>
              </a:graphicData>
            </a:graphic>
          </wp:inline>
        </w:drawing>
      </w:r>
    </w:p>
    <w:p w14:paraId="00C8569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 xml:space="preserve">Figure 1. </w:t>
      </w:r>
      <w:r w:rsidRPr="00820490">
        <w:rPr>
          <w:rFonts w:ascii="Times New Roman" w:eastAsia="Times New Roman" w:hAnsi="Times New Roman" w:cs="Times New Roman"/>
          <w:sz w:val="24"/>
          <w:szCs w:val="24"/>
          <w:lang w:val="en-US"/>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14:paraId="00C8569A"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9B" w14:textId="77777777" w:rsidR="00AA525C" w:rsidRPr="00820490" w:rsidRDefault="005F5AD8">
      <w:pPr>
        <w:spacing w:line="360" w:lineRule="auto"/>
        <w:ind w:firstLine="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Methods</w:t>
      </w:r>
    </w:p>
    <w:p w14:paraId="00C8569C"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Participants and Procedures</w:t>
      </w:r>
    </w:p>
    <w:p w14:paraId="00C8569D" w14:textId="6F263DD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sample comprised 214 participants of ages 18-61, which were predominantly young (mean age = 22.5,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6.5) female (89%, 10% male, one person gender-diverse) university students (93%). This composition is overall similar to the original S-DERS validation study, which only included young adult women between the age of 18-25. In our </w:t>
      </w:r>
      <w:r w:rsidRPr="00820490">
        <w:rPr>
          <w:rFonts w:ascii="Times New Roman" w:eastAsia="Times New Roman" w:hAnsi="Times New Roman" w:cs="Times New Roman"/>
          <w:sz w:val="24"/>
          <w:szCs w:val="24"/>
          <w:lang w:val="en-US"/>
        </w:rPr>
        <w:lastRenderedPageBreak/>
        <w:t xml:space="preserve">sample, 51 participants (24%) reported a diagnosis for a mental disorder in the past, with 26 (12%) having received treatment. </w:t>
      </w:r>
    </w:p>
    <w:p w14:paraId="00C8569E" w14:textId="41E4C09F" w:rsidR="00AA525C" w:rsidRPr="00820490" w:rsidDel="007052A3" w:rsidRDefault="005F5AD8">
      <w:pPr>
        <w:spacing w:line="360" w:lineRule="auto"/>
        <w:ind w:firstLine="720"/>
        <w:jc w:val="both"/>
        <w:rPr>
          <w:del w:id="150" w:author="Maurizio Sicorello" w:date="2025-04-03T17:18:00Z" w16du:dateUtc="2025-04-03T15:18:00Z"/>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Following the literature on power simulations for confirmatory factor analysis, we aimed to recruit at least 200 participants </w:t>
      </w:r>
      <w:r>
        <w:fldChar w:fldCharType="begin"/>
      </w:r>
      <w:r w:rsidRPr="00534270">
        <w:rPr>
          <w:lang w:val="en-US"/>
          <w:rPrChange w:id="151" w:author="Maurizio Sicorello" w:date="2025-04-02T12:01:00Z" w16du:dateUtc="2025-04-02T10:01:00Z">
            <w:rPr/>
          </w:rPrChange>
        </w:rPr>
        <w:instrText>HYPERLINK "https://www.zotero.org/google-docs/?sq4k8t" \h</w:instrText>
      </w:r>
      <w:r>
        <w:fldChar w:fldCharType="separate"/>
      </w:r>
      <w:r w:rsidRPr="00820490">
        <w:rPr>
          <w:rFonts w:ascii="Times New Roman" w:eastAsia="Times New Roman" w:hAnsi="Times New Roman" w:cs="Times New Roman"/>
          <w:sz w:val="24"/>
          <w:szCs w:val="24"/>
          <w:lang w:val="en-US"/>
        </w:rPr>
        <w:t>(Wolf et al., 2013)</w:t>
      </w:r>
      <w:r>
        <w:fldChar w:fldCharType="end"/>
      </w:r>
      <w:r w:rsidRPr="00820490">
        <w:rPr>
          <w:rFonts w:ascii="Times New Roman" w:eastAsia="Times New Roman" w:hAnsi="Times New Roman" w:cs="Times New Roman"/>
          <w:sz w:val="24"/>
          <w:szCs w:val="24"/>
          <w:lang w:val="en-US"/>
        </w:rPr>
        <w:t>.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ins w:id="152" w:author="Maurizio Sicorello" w:date="2025-04-03T17:17:00Z" w16du:dateUtc="2025-04-03T15:17:00Z">
        <w:r w:rsidR="00B234B1">
          <w:rPr>
            <w:rFonts w:ascii="Times New Roman" w:eastAsia="Times New Roman" w:hAnsi="Times New Roman" w:cs="Times New Roman"/>
            <w:sz w:val="24"/>
            <w:szCs w:val="24"/>
            <w:lang w:val="en-US"/>
          </w:rPr>
          <w:t xml:space="preserve"> </w:t>
        </w:r>
      </w:ins>
      <w:ins w:id="153" w:author="Maurizio Sicorello" w:date="2025-04-03T17:18:00Z" w16du:dateUtc="2025-04-03T15:18:00Z">
        <w:r w:rsidR="00B234B1">
          <w:rPr>
            <w:rFonts w:ascii="Times New Roman" w:eastAsia="Times New Roman" w:hAnsi="Times New Roman" w:cs="Times New Roman"/>
            <w:sz w:val="24"/>
            <w:szCs w:val="24"/>
            <w:lang w:val="en-US"/>
          </w:rPr>
          <w:t xml:space="preserve">Custom-simulations using the </w:t>
        </w:r>
        <w:r w:rsidR="00205EF0">
          <w:rPr>
            <w:rFonts w:ascii="Times New Roman" w:eastAsia="Times New Roman" w:hAnsi="Times New Roman" w:cs="Times New Roman"/>
            <w:sz w:val="24"/>
            <w:szCs w:val="24"/>
            <w:lang w:val="en-US"/>
          </w:rPr>
          <w:t xml:space="preserve">simsem package showed </w:t>
        </w:r>
      </w:ins>
      <w:ins w:id="154" w:author="Maurizio Sicorello" w:date="2025-04-03T17:19:00Z" w16du:dateUtc="2025-04-03T15:19:00Z">
        <w:r w:rsidR="007052A3">
          <w:rPr>
            <w:rFonts w:ascii="Times New Roman" w:eastAsia="Times New Roman" w:hAnsi="Times New Roman" w:cs="Times New Roman"/>
            <w:sz w:val="24"/>
            <w:szCs w:val="24"/>
            <w:lang w:val="en-US"/>
          </w:rPr>
          <w:t>that a simple structure CFA</w:t>
        </w:r>
        <w:r w:rsidR="00EB5917">
          <w:rPr>
            <w:rFonts w:ascii="Times New Roman" w:eastAsia="Times New Roman" w:hAnsi="Times New Roman" w:cs="Times New Roman"/>
            <w:sz w:val="24"/>
            <w:szCs w:val="24"/>
            <w:lang w:val="en-US"/>
          </w:rPr>
          <w:t xml:space="preserve"> based on the factor structure of Lavender and colleagues (2017) is unbiased for our sample size</w:t>
        </w:r>
        <w:r w:rsidR="001B36B5">
          <w:rPr>
            <w:rFonts w:ascii="Times New Roman" w:eastAsia="Times New Roman" w:hAnsi="Times New Roman" w:cs="Times New Roman"/>
            <w:sz w:val="24"/>
            <w:szCs w:val="24"/>
            <w:lang w:val="en-US"/>
          </w:rPr>
          <w:t xml:space="preserve"> using the criteria </w:t>
        </w:r>
      </w:ins>
      <w:ins w:id="155" w:author="Maurizio Sicorello" w:date="2025-04-03T17:20:00Z" w16du:dateUtc="2025-04-03T15:20:00Z">
        <w:r w:rsidR="001B36B5">
          <w:rPr>
            <w:rFonts w:ascii="Times New Roman" w:eastAsia="Times New Roman" w:hAnsi="Times New Roman" w:cs="Times New Roman"/>
            <w:sz w:val="24"/>
            <w:szCs w:val="24"/>
            <w:lang w:val="en-US"/>
          </w:rPr>
          <w:t>of Wolf and colleagues (2013; i.e.,</w:t>
        </w:r>
        <w:r w:rsidR="00A24EBF">
          <w:rPr>
            <w:rFonts w:ascii="Times New Roman" w:eastAsia="Times New Roman" w:hAnsi="Times New Roman" w:cs="Times New Roman"/>
            <w:sz w:val="24"/>
            <w:szCs w:val="24"/>
            <w:lang w:val="en-US"/>
          </w:rPr>
          <w:t xml:space="preserve"> relative bias in coefficients and standard errors below 0.05 and </w:t>
        </w:r>
        <w:r w:rsidR="005A4834">
          <w:rPr>
            <w:rFonts w:ascii="Times New Roman" w:eastAsia="Times New Roman" w:hAnsi="Times New Roman" w:cs="Times New Roman"/>
            <w:sz w:val="24"/>
            <w:szCs w:val="24"/>
            <w:lang w:val="en-US"/>
          </w:rPr>
          <w:t>confidence interval coverage of the pop</w:t>
        </w:r>
      </w:ins>
      <w:ins w:id="156" w:author="Maurizio Sicorello" w:date="2025-04-03T17:21:00Z" w16du:dateUtc="2025-04-03T15:21:00Z">
        <w:r w:rsidR="005A4834">
          <w:rPr>
            <w:rFonts w:ascii="Times New Roman" w:eastAsia="Times New Roman" w:hAnsi="Times New Roman" w:cs="Times New Roman"/>
            <w:sz w:val="24"/>
            <w:szCs w:val="24"/>
            <w:lang w:val="en-US"/>
          </w:rPr>
          <w:t>ulation parameter in at least 90% of 10,000 iterations</w:t>
        </w:r>
      </w:ins>
      <w:ins w:id="157" w:author="Maurizio Sicorello" w:date="2025-04-03T17:20:00Z" w16du:dateUtc="2025-04-03T15:20:00Z">
        <w:r w:rsidR="001B36B5">
          <w:rPr>
            <w:rFonts w:ascii="Times New Roman" w:eastAsia="Times New Roman" w:hAnsi="Times New Roman" w:cs="Times New Roman"/>
            <w:sz w:val="24"/>
            <w:szCs w:val="24"/>
            <w:lang w:val="en-US"/>
          </w:rPr>
          <w:t>)</w:t>
        </w:r>
      </w:ins>
      <w:ins w:id="158" w:author="Maurizio Sicorello" w:date="2025-04-03T17:21:00Z" w16du:dateUtc="2025-04-03T15:21:00Z">
        <w:r w:rsidR="005A4834">
          <w:rPr>
            <w:rFonts w:ascii="Times New Roman" w:eastAsia="Times New Roman" w:hAnsi="Times New Roman" w:cs="Times New Roman"/>
            <w:sz w:val="24"/>
            <w:szCs w:val="24"/>
            <w:lang w:val="en-US"/>
          </w:rPr>
          <w:t>.</w:t>
        </w:r>
      </w:ins>
      <w:ins w:id="159" w:author="Maurizio Sicorello" w:date="2025-04-03T17:22:00Z" w16du:dateUtc="2025-04-03T15:22:00Z">
        <w:r w:rsidR="00DE1FA3">
          <w:rPr>
            <w:rFonts w:ascii="Times New Roman" w:eastAsia="Times New Roman" w:hAnsi="Times New Roman" w:cs="Times New Roman"/>
            <w:sz w:val="24"/>
            <w:szCs w:val="24"/>
            <w:lang w:val="en-US"/>
          </w:rPr>
          <w:t xml:space="preserve"> These criteria were also fulfilled for a more complex bi-factor model</w:t>
        </w:r>
        <w:r w:rsidR="00BF48D5">
          <w:rPr>
            <w:rFonts w:ascii="Times New Roman" w:eastAsia="Times New Roman" w:hAnsi="Times New Roman" w:cs="Times New Roman"/>
            <w:sz w:val="24"/>
            <w:szCs w:val="24"/>
            <w:lang w:val="en-US"/>
          </w:rPr>
          <w:t xml:space="preserve">, simulated from a population model with general- </w:t>
        </w:r>
      </w:ins>
      <w:ins w:id="160" w:author="Maurizio Sicorello" w:date="2025-04-03T17:23:00Z" w16du:dateUtc="2025-04-03T15:23:00Z">
        <w:r w:rsidR="00BF48D5">
          <w:rPr>
            <w:rFonts w:ascii="Times New Roman" w:eastAsia="Times New Roman" w:hAnsi="Times New Roman" w:cs="Times New Roman"/>
            <w:sz w:val="24"/>
            <w:szCs w:val="24"/>
            <w:lang w:val="en-US"/>
          </w:rPr>
          <w:t>and specific-factor loadings of .50</w:t>
        </w:r>
        <w:r w:rsidR="0051642D">
          <w:rPr>
            <w:rFonts w:ascii="Times New Roman" w:eastAsia="Times New Roman" w:hAnsi="Times New Roman" w:cs="Times New Roman"/>
            <w:sz w:val="24"/>
            <w:szCs w:val="24"/>
            <w:lang w:val="en-US"/>
          </w:rPr>
          <w:t xml:space="preserve">, except that standard errors are slightly </w:t>
        </w:r>
      </w:ins>
      <w:ins w:id="161" w:author="Maurizio Sicorello" w:date="2025-04-03T17:30:00Z" w16du:dateUtc="2025-04-03T15:30:00Z">
        <w:r w:rsidR="0006733E">
          <w:rPr>
            <w:rFonts w:ascii="Times New Roman" w:eastAsia="Times New Roman" w:hAnsi="Times New Roman" w:cs="Times New Roman"/>
            <w:sz w:val="24"/>
            <w:szCs w:val="24"/>
            <w:lang w:val="en-US"/>
          </w:rPr>
          <w:t>undere</w:t>
        </w:r>
        <w:r w:rsidR="0075027B">
          <w:rPr>
            <w:rFonts w:ascii="Times New Roman" w:eastAsia="Times New Roman" w:hAnsi="Times New Roman" w:cs="Times New Roman"/>
            <w:sz w:val="24"/>
            <w:szCs w:val="24"/>
            <w:lang w:val="en-US"/>
          </w:rPr>
          <w:t>stimated</w:t>
        </w:r>
      </w:ins>
      <w:ins w:id="162" w:author="Maurizio Sicorello" w:date="2025-04-03T17:37:00Z" w16du:dateUtc="2025-04-03T15:37:00Z">
        <w:r w:rsidR="006E629B">
          <w:rPr>
            <w:rFonts w:ascii="Times New Roman" w:eastAsia="Times New Roman" w:hAnsi="Times New Roman" w:cs="Times New Roman"/>
            <w:sz w:val="24"/>
            <w:szCs w:val="24"/>
            <w:lang w:val="en-US"/>
          </w:rPr>
          <w:t>, albeit to a degree which</w:t>
        </w:r>
      </w:ins>
      <w:ins w:id="163" w:author="Maurizio Sicorello" w:date="2025-04-03T17:38:00Z" w16du:dateUtc="2025-04-03T15:38:00Z">
        <w:r w:rsidR="006E629B">
          <w:rPr>
            <w:rFonts w:ascii="Times New Roman" w:eastAsia="Times New Roman" w:hAnsi="Times New Roman" w:cs="Times New Roman"/>
            <w:sz w:val="24"/>
            <w:szCs w:val="24"/>
            <w:lang w:val="en-US"/>
          </w:rPr>
          <w:t xml:space="preserve"> maintained confidence interval coverage above the acceptable </w:t>
        </w:r>
        <w:r w:rsidR="00DB74FB">
          <w:rPr>
            <w:rFonts w:ascii="Times New Roman" w:eastAsia="Times New Roman" w:hAnsi="Times New Roman" w:cs="Times New Roman"/>
            <w:sz w:val="24"/>
            <w:szCs w:val="24"/>
            <w:lang w:val="en-US"/>
          </w:rPr>
          <w:t>threshold</w:t>
        </w:r>
      </w:ins>
      <w:ins w:id="164" w:author="Maurizio Sicorello" w:date="2025-04-03T17:32:00Z" w16du:dateUtc="2025-04-03T15:32:00Z">
        <w:r w:rsidR="00606882">
          <w:rPr>
            <w:rFonts w:ascii="Times New Roman" w:eastAsia="Times New Roman" w:hAnsi="Times New Roman" w:cs="Times New Roman"/>
            <w:sz w:val="24"/>
            <w:szCs w:val="24"/>
            <w:lang w:val="en-US"/>
          </w:rPr>
          <w:t xml:space="preserve"> (</w:t>
        </w:r>
      </w:ins>
      <w:ins w:id="165" w:author="Maurizio Sicorello" w:date="2025-04-03T17:33:00Z" w16du:dateUtc="2025-04-03T15:33:00Z">
        <w:r w:rsidR="00606882">
          <w:rPr>
            <w:rFonts w:ascii="Times New Roman" w:eastAsia="Times New Roman" w:hAnsi="Times New Roman" w:cs="Times New Roman"/>
            <w:sz w:val="24"/>
            <w:szCs w:val="24"/>
            <w:lang w:val="en-US"/>
          </w:rPr>
          <w:t xml:space="preserve">median </w:t>
        </w:r>
      </w:ins>
      <w:ins w:id="166" w:author="Maurizio Sicorello" w:date="2025-04-03T17:36:00Z" w16du:dateUtc="2025-04-03T15:36:00Z">
        <w:r w:rsidR="00FE4FE2">
          <w:rPr>
            <w:rFonts w:ascii="Times New Roman" w:eastAsia="Times New Roman" w:hAnsi="Times New Roman" w:cs="Times New Roman"/>
            <w:sz w:val="24"/>
            <w:szCs w:val="24"/>
            <w:lang w:val="en-US"/>
          </w:rPr>
          <w:t xml:space="preserve">relative </w:t>
        </w:r>
      </w:ins>
      <w:ins w:id="167" w:author="Maurizio Sicorello" w:date="2025-04-03T17:33:00Z" w16du:dateUtc="2025-04-03T15:33:00Z">
        <w:r w:rsidR="00F71C94">
          <w:rPr>
            <w:rFonts w:ascii="Times New Roman" w:eastAsia="Times New Roman" w:hAnsi="Times New Roman" w:cs="Times New Roman"/>
            <w:sz w:val="24"/>
            <w:szCs w:val="24"/>
            <w:lang w:val="en-US"/>
          </w:rPr>
          <w:t xml:space="preserve">standard error </w:t>
        </w:r>
        <w:r w:rsidR="00606882">
          <w:rPr>
            <w:rFonts w:ascii="Times New Roman" w:eastAsia="Times New Roman" w:hAnsi="Times New Roman" w:cs="Times New Roman"/>
            <w:sz w:val="24"/>
            <w:szCs w:val="24"/>
            <w:lang w:val="en-US"/>
          </w:rPr>
          <w:t>bias = .06</w:t>
        </w:r>
        <w:r w:rsidR="00F71C94">
          <w:rPr>
            <w:rFonts w:ascii="Times New Roman" w:eastAsia="Times New Roman" w:hAnsi="Times New Roman" w:cs="Times New Roman"/>
            <w:sz w:val="24"/>
            <w:szCs w:val="24"/>
            <w:lang w:val="en-US"/>
          </w:rPr>
          <w:t>, range -0.12-</w:t>
        </w:r>
        <w:r w:rsidR="00BF07CC">
          <w:rPr>
            <w:rFonts w:ascii="Times New Roman" w:eastAsia="Times New Roman" w:hAnsi="Times New Roman" w:cs="Times New Roman"/>
            <w:sz w:val="24"/>
            <w:szCs w:val="24"/>
            <w:lang w:val="en-US"/>
          </w:rPr>
          <w:t>0.01</w:t>
        </w:r>
      </w:ins>
      <w:ins w:id="168" w:author="Maurizio Sicorello" w:date="2025-04-03T17:37:00Z" w16du:dateUtc="2025-04-03T15:37:00Z">
        <w:r w:rsidR="0080613F">
          <w:rPr>
            <w:rFonts w:ascii="Times New Roman" w:eastAsia="Times New Roman" w:hAnsi="Times New Roman" w:cs="Times New Roman"/>
            <w:sz w:val="24"/>
            <w:szCs w:val="24"/>
            <w:lang w:val="en-US"/>
          </w:rPr>
          <w:t>)</w:t>
        </w:r>
      </w:ins>
      <w:ins w:id="169" w:author="Maurizio Sicorello" w:date="2025-04-03T17:32:00Z" w16du:dateUtc="2025-04-03T15:32:00Z">
        <w:r w:rsidR="00D550D2">
          <w:rPr>
            <w:rFonts w:ascii="Times New Roman" w:eastAsia="Times New Roman" w:hAnsi="Times New Roman" w:cs="Times New Roman"/>
            <w:sz w:val="24"/>
            <w:szCs w:val="24"/>
            <w:lang w:val="en-US"/>
          </w:rPr>
          <w:t xml:space="preserve"> </w:t>
        </w:r>
      </w:ins>
    </w:p>
    <w:p w14:paraId="00C8569F" w14:textId="382E0AFC"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Participants were recruited over mailing lists, social media, and internal advertisements at Heidelberg and Regensburg University. As a participation incentive, 25 online coupons á 40€ were provided after study completion to randomly drawn participants. The only inclusion criterion was age between 18-65. The study was performed contactless on participants’ smartphones using the SEMA3 platform </w:t>
      </w:r>
      <w:r>
        <w:fldChar w:fldCharType="begin"/>
      </w:r>
      <w:r w:rsidRPr="00534270">
        <w:rPr>
          <w:lang w:val="en-US"/>
          <w:rPrChange w:id="170" w:author="Maurizio Sicorello" w:date="2025-04-02T12:01:00Z" w16du:dateUtc="2025-04-02T10:01:00Z">
            <w:rPr/>
          </w:rPrChange>
        </w:rPr>
        <w:instrText>HYPERLINK "https://www.zotero.org/google-docs/?DubBM1" \h</w:instrText>
      </w:r>
      <w:r>
        <w:fldChar w:fldCharType="separate"/>
      </w:r>
      <w:r w:rsidRPr="00820490">
        <w:rPr>
          <w:rFonts w:ascii="Times New Roman" w:eastAsia="Times New Roman" w:hAnsi="Times New Roman" w:cs="Times New Roman"/>
          <w:sz w:val="24"/>
          <w:szCs w:val="24"/>
          <w:lang w:val="en-US"/>
        </w:rPr>
        <w:t>(O’Brien et al., 2024)</w:t>
      </w:r>
      <w:r>
        <w:fldChar w:fldCharType="end"/>
      </w:r>
      <w:r w:rsidRPr="00820490">
        <w:rPr>
          <w:rFonts w:ascii="Times New Roman" w:eastAsia="Times New Roman" w:hAnsi="Times New Roman" w:cs="Times New Roman"/>
          <w:sz w:val="24"/>
          <w:szCs w:val="24"/>
          <w:lang w:val="en-US"/>
        </w:rPr>
        <w:t>. This included a demographic section, followed by a section with psychological questionnaires, a mood induction, and the translated S-DERS. This procedure took on average 31.4 minutes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20.6). Psychology students could participate for course credit, which was taken by 88% of participants. </w:t>
      </w:r>
    </w:p>
    <w:p w14:paraId="00C856A0" w14:textId="77777777" w:rsidR="00AA525C" w:rsidRPr="00820490" w:rsidRDefault="00AA525C">
      <w:pPr>
        <w:spacing w:line="360" w:lineRule="auto"/>
        <w:ind w:firstLine="720"/>
        <w:jc w:val="both"/>
        <w:rPr>
          <w:rFonts w:ascii="Times New Roman" w:eastAsia="Times New Roman" w:hAnsi="Times New Roman" w:cs="Times New Roman"/>
          <w:b/>
          <w:sz w:val="24"/>
          <w:szCs w:val="24"/>
          <w:lang w:val="en-US"/>
        </w:rPr>
      </w:pPr>
    </w:p>
    <w:p w14:paraId="00C856A1"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Translation</w:t>
      </w:r>
    </w:p>
    <w:p w14:paraId="00C856A2"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S-DERS (21 items) was separately translated into German by M.S., M.E., and D.K. without reference to the German DERS version. Then, translations were compared for consistency and discussed, followed by a comparison to the German DERS version to resolve conflicts, settling on a consensual translation. The final German items were retranslated to English by two independent psychologists with no significant differences between the back-translation and the original English S-DERS items.</w:t>
      </w:r>
    </w:p>
    <w:p w14:paraId="00C856A3" w14:textId="6D92F263"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lastRenderedPageBreak/>
        <w:t xml:space="preserve"> The translated items can be found in Table S1 (ordered by factor) and Table S2 (</w:t>
      </w:r>
      <w:r w:rsidR="003C7EBF">
        <w:rPr>
          <w:rFonts w:ascii="Times New Roman" w:eastAsia="Times New Roman" w:hAnsi="Times New Roman" w:cs="Times New Roman"/>
          <w:sz w:val="24"/>
          <w:szCs w:val="24"/>
          <w:lang w:val="en-US"/>
        </w:rPr>
        <w:t xml:space="preserve">administration </w:t>
      </w:r>
      <w:r w:rsidRPr="00820490">
        <w:rPr>
          <w:rFonts w:ascii="Times New Roman" w:eastAsia="Times New Roman" w:hAnsi="Times New Roman" w:cs="Times New Roman"/>
          <w:sz w:val="24"/>
          <w:szCs w:val="24"/>
          <w:lang w:val="en-US"/>
        </w:rPr>
        <w:t xml:space="preserve">order with English items for comparison). Item responses ranged from 1 (“Not at all”/“Überhaupt nicht”) to 5 (“Completely”/”Völlig”). The items of the Awareness scale were reversed and then sum scores for the total scale and the subscales calculated. Notably, while this scoring is consistent with the previous procedure, it differently </w:t>
      </w:r>
      <w:r w:rsidR="003C7EBF" w:rsidRPr="00820490">
        <w:rPr>
          <w:rFonts w:ascii="Times New Roman" w:eastAsia="Times New Roman" w:hAnsi="Times New Roman" w:cs="Times New Roman"/>
          <w:sz w:val="24"/>
          <w:szCs w:val="24"/>
          <w:lang w:val="en-US"/>
        </w:rPr>
        <w:t>weighs</w:t>
      </w:r>
      <w:r w:rsidRPr="00820490">
        <w:rPr>
          <w:rFonts w:ascii="Times New Roman" w:eastAsia="Times New Roman" w:hAnsi="Times New Roman" w:cs="Times New Roman"/>
          <w:sz w:val="24"/>
          <w:szCs w:val="24"/>
          <w:lang w:val="en-US"/>
        </w:rPr>
        <w:t xml:space="preserve"> the four subscales, as they consist of a different number of items. We present exploratory analyses on the differences between this and an unweighted procedure.</w:t>
      </w:r>
    </w:p>
    <w:p w14:paraId="00C856A4"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5"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Further Psychological Measures</w:t>
      </w:r>
      <w:r w:rsidRPr="00820490">
        <w:rPr>
          <w:rFonts w:ascii="Times New Roman" w:eastAsia="Times New Roman" w:hAnsi="Times New Roman" w:cs="Times New Roman"/>
          <w:sz w:val="24"/>
          <w:szCs w:val="24"/>
          <w:lang w:val="en-US"/>
        </w:rPr>
        <w:t xml:space="preserve"> </w:t>
      </w:r>
    </w:p>
    <w:p w14:paraId="00C856A6"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Other psychological measures used for validation included the trait-DERS </w:t>
      </w:r>
      <w:r>
        <w:fldChar w:fldCharType="begin"/>
      </w:r>
      <w:r w:rsidRPr="00A142D1">
        <w:rPr>
          <w:lang w:val="en-US"/>
          <w:rPrChange w:id="171" w:author="Maurizio Sicorello" w:date="2025-04-01T17:24:00Z" w16du:dateUtc="2025-04-01T15:24:00Z">
            <w:rPr/>
          </w:rPrChange>
        </w:rPr>
        <w:instrText>HYPERLINK "https://www.zotero.org/google-docs/?v3RszF" \h</w:instrText>
      </w:r>
      <w:r>
        <w:fldChar w:fldCharType="separate"/>
      </w:r>
      <w:r w:rsidRPr="00820490">
        <w:rPr>
          <w:rFonts w:ascii="Times New Roman" w:eastAsia="Times New Roman" w:hAnsi="Times New Roman" w:cs="Times New Roman"/>
          <w:sz w:val="24"/>
          <w:szCs w:val="24"/>
          <w:lang w:val="en-US"/>
        </w:rPr>
        <w:t>(36 items, Gutzweiler &amp; In-Albon, 2018)</w:t>
      </w:r>
      <w:r>
        <w:fldChar w:fldCharType="end"/>
      </w:r>
      <w:r w:rsidRPr="00820490">
        <w:rPr>
          <w:rFonts w:ascii="Times New Roman" w:eastAsia="Times New Roman" w:hAnsi="Times New Roman" w:cs="Times New Roman"/>
          <w:sz w:val="24"/>
          <w:szCs w:val="24"/>
          <w:lang w:val="en-US"/>
        </w:rPr>
        <w:t xml:space="preserve">, the Neuroticism scale of the NEO Five Factor Inventory </w:t>
      </w:r>
      <w:r>
        <w:fldChar w:fldCharType="begin"/>
      </w:r>
      <w:r w:rsidRPr="00A142D1">
        <w:rPr>
          <w:lang w:val="en-US"/>
          <w:rPrChange w:id="172" w:author="Maurizio Sicorello" w:date="2025-04-01T17:24:00Z" w16du:dateUtc="2025-04-01T15:24:00Z">
            <w:rPr/>
          </w:rPrChange>
        </w:rPr>
        <w:instrText>HYPERLINK "https://www.zotero.org/google-docs/?TxS9UZ" \h</w:instrText>
      </w:r>
      <w:r>
        <w:fldChar w:fldCharType="separate"/>
      </w:r>
      <w:r w:rsidRPr="00820490">
        <w:rPr>
          <w:rFonts w:ascii="Times New Roman" w:eastAsia="Times New Roman" w:hAnsi="Times New Roman" w:cs="Times New Roman"/>
          <w:sz w:val="24"/>
          <w:szCs w:val="24"/>
          <w:lang w:val="en-US"/>
        </w:rPr>
        <w:t>(12 it</w:t>
      </w:r>
      <w:r>
        <w:fldChar w:fldCharType="end"/>
      </w:r>
      <w:r>
        <w:fldChar w:fldCharType="begin"/>
      </w:r>
      <w:r w:rsidRPr="00A142D1">
        <w:rPr>
          <w:lang w:val="en-US"/>
          <w:rPrChange w:id="173" w:author="Maurizio Sicorello" w:date="2025-04-01T17:24:00Z" w16du:dateUtc="2025-04-01T15:24:00Z">
            <w:rPr/>
          </w:rPrChange>
        </w:rPr>
        <w:instrText>HYPERLINK "https://www.zotero.org/google-docs/?TxS9UZ" \h</w:instrText>
      </w:r>
      <w:r>
        <w:fldChar w:fldCharType="separate"/>
      </w:r>
      <w:r w:rsidRPr="00820490">
        <w:rPr>
          <w:rFonts w:ascii="Times New Roman" w:eastAsia="Times New Roman" w:hAnsi="Times New Roman" w:cs="Times New Roman"/>
          <w:sz w:val="24"/>
          <w:szCs w:val="24"/>
          <w:lang w:val="en-US"/>
        </w:rPr>
        <w:t xml:space="preserve">ems, </w:t>
      </w:r>
      <w:r>
        <w:fldChar w:fldCharType="end"/>
      </w:r>
      <w:r>
        <w:fldChar w:fldCharType="begin"/>
      </w:r>
      <w:r w:rsidRPr="00A142D1">
        <w:rPr>
          <w:lang w:val="en-US"/>
          <w:rPrChange w:id="174" w:author="Maurizio Sicorello" w:date="2025-04-01T17:24:00Z" w16du:dateUtc="2025-04-01T15:24:00Z">
            <w:rPr/>
          </w:rPrChange>
        </w:rPr>
        <w:instrText>HYPERLINK "https://www.zotero.org/google-docs/?TxS9UZ" \h</w:instrText>
      </w:r>
      <w:r>
        <w:fldChar w:fldCharType="separate"/>
      </w:r>
      <w:r w:rsidRPr="00820490">
        <w:rPr>
          <w:rFonts w:ascii="Times New Roman" w:eastAsia="Times New Roman" w:hAnsi="Times New Roman" w:cs="Times New Roman"/>
          <w:sz w:val="24"/>
          <w:szCs w:val="24"/>
          <w:lang w:val="en-US"/>
        </w:rPr>
        <w:t>Borkenau &amp; Ostendorf, 2007)</w:t>
      </w:r>
      <w:r>
        <w:fldChar w:fldCharType="end"/>
      </w:r>
      <w:r w:rsidRPr="00820490">
        <w:rPr>
          <w:rFonts w:ascii="Times New Roman" w:eastAsia="Times New Roman" w:hAnsi="Times New Roman" w:cs="Times New Roman"/>
          <w:sz w:val="24"/>
          <w:szCs w:val="24"/>
          <w:lang w:val="en-US"/>
        </w:rPr>
        <w:t xml:space="preserve">, the Depression, Anxiety, and Stress Scale </w:t>
      </w:r>
      <w:r>
        <w:fldChar w:fldCharType="begin"/>
      </w:r>
      <w:r w:rsidRPr="00A142D1">
        <w:rPr>
          <w:lang w:val="en-US"/>
          <w:rPrChange w:id="175" w:author="Maurizio Sicorello" w:date="2025-04-01T17:24:00Z" w16du:dateUtc="2025-04-01T15:24:00Z">
            <w:rPr/>
          </w:rPrChange>
        </w:rPr>
        <w:instrText>HYPERLINK "https://www.zotero.org/google-docs/?wGEkg5" \h</w:instrText>
      </w:r>
      <w:r>
        <w:fldChar w:fldCharType="separate"/>
      </w:r>
      <w:r w:rsidRPr="00820490">
        <w:rPr>
          <w:rFonts w:ascii="Times New Roman" w:eastAsia="Times New Roman" w:hAnsi="Times New Roman" w:cs="Times New Roman"/>
          <w:sz w:val="24"/>
          <w:szCs w:val="24"/>
          <w:lang w:val="en-US"/>
        </w:rPr>
        <w:t>(DASS-21, 21</w:t>
      </w:r>
      <w:r>
        <w:fldChar w:fldCharType="end"/>
      </w:r>
      <w:r>
        <w:fldChar w:fldCharType="begin"/>
      </w:r>
      <w:r w:rsidRPr="00A142D1">
        <w:rPr>
          <w:lang w:val="en-US"/>
          <w:rPrChange w:id="176" w:author="Maurizio Sicorello" w:date="2025-04-01T17:24:00Z" w16du:dateUtc="2025-04-01T15:24:00Z">
            <w:rPr/>
          </w:rPrChange>
        </w:rPr>
        <w:instrText>HYPERLINK "https://www.zotero.org/google-docs/?wGEkg5" \h</w:instrText>
      </w:r>
      <w:r>
        <w:fldChar w:fldCharType="separate"/>
      </w:r>
      <w:r w:rsidRPr="00820490">
        <w:rPr>
          <w:rFonts w:ascii="Times New Roman" w:eastAsia="Times New Roman" w:hAnsi="Times New Roman" w:cs="Times New Roman"/>
          <w:sz w:val="24"/>
          <w:szCs w:val="24"/>
          <w:lang w:val="en-US"/>
        </w:rPr>
        <w:t xml:space="preserve"> items, </w:t>
      </w:r>
      <w:r>
        <w:fldChar w:fldCharType="end"/>
      </w:r>
      <w:r>
        <w:fldChar w:fldCharType="begin"/>
      </w:r>
      <w:r w:rsidRPr="00A142D1">
        <w:rPr>
          <w:lang w:val="en-US"/>
          <w:rPrChange w:id="177" w:author="Maurizio Sicorello" w:date="2025-04-01T17:24:00Z" w16du:dateUtc="2025-04-01T15:24:00Z">
            <w:rPr/>
          </w:rPrChange>
        </w:rPr>
        <w:instrText>HYPERLINK "https://www.zotero.org/google-docs/?wGEkg5" \h</w:instrText>
      </w:r>
      <w:r>
        <w:fldChar w:fldCharType="separate"/>
      </w:r>
      <w:r w:rsidRPr="00820490">
        <w:rPr>
          <w:rFonts w:ascii="Times New Roman" w:eastAsia="Times New Roman" w:hAnsi="Times New Roman" w:cs="Times New Roman"/>
          <w:sz w:val="24"/>
          <w:szCs w:val="24"/>
          <w:lang w:val="en-US"/>
        </w:rPr>
        <w:t>Nilges &amp; Essau, 2021)</w:t>
      </w:r>
      <w:r>
        <w:fldChar w:fldCharType="end"/>
      </w:r>
      <w:r w:rsidRPr="00820490">
        <w:rPr>
          <w:rFonts w:ascii="Times New Roman" w:eastAsia="Times New Roman" w:hAnsi="Times New Roman" w:cs="Times New Roman"/>
          <w:sz w:val="24"/>
          <w:szCs w:val="24"/>
          <w:lang w:val="en-US"/>
        </w:rPr>
        <w:t xml:space="preserve">, the Barrett Impulsivity Scale </w:t>
      </w:r>
      <w:r>
        <w:fldChar w:fldCharType="begin"/>
      </w:r>
      <w:r w:rsidRPr="00A142D1">
        <w:rPr>
          <w:lang w:val="en-US"/>
          <w:rPrChange w:id="178" w:author="Maurizio Sicorello" w:date="2025-04-01T17:24:00Z" w16du:dateUtc="2025-04-01T15:24:00Z">
            <w:rPr/>
          </w:rPrChange>
        </w:rPr>
        <w:instrText>HYPERLINK "https://www.zotero.org/google-docs/?EwGbvi" \h</w:instrText>
      </w:r>
      <w:r>
        <w:fldChar w:fldCharType="separate"/>
      </w:r>
      <w:r w:rsidRPr="00820490">
        <w:rPr>
          <w:rFonts w:ascii="Times New Roman" w:eastAsia="Times New Roman" w:hAnsi="Times New Roman" w:cs="Times New Roman"/>
          <w:sz w:val="24"/>
          <w:szCs w:val="24"/>
          <w:lang w:val="en-US"/>
        </w:rPr>
        <w:t>(BIS-15</w:t>
      </w:r>
      <w:r>
        <w:fldChar w:fldCharType="end"/>
      </w:r>
      <w:r>
        <w:fldChar w:fldCharType="begin"/>
      </w:r>
      <w:r w:rsidRPr="00A142D1">
        <w:rPr>
          <w:lang w:val="en-US"/>
          <w:rPrChange w:id="179" w:author="Maurizio Sicorello" w:date="2025-04-01T17:24:00Z" w16du:dateUtc="2025-04-01T15:24:00Z">
            <w:rPr/>
          </w:rPrChange>
        </w:rPr>
        <w:instrText>HYPERLINK "https://www.zotero.org/google-docs/?EwGbvi" \h</w:instrText>
      </w:r>
      <w:r>
        <w:fldChar w:fldCharType="separate"/>
      </w:r>
      <w:r w:rsidRPr="00820490">
        <w:rPr>
          <w:rFonts w:ascii="Times New Roman" w:eastAsia="Times New Roman" w:hAnsi="Times New Roman" w:cs="Times New Roman"/>
          <w:sz w:val="24"/>
          <w:szCs w:val="24"/>
          <w:lang w:val="en-US"/>
        </w:rPr>
        <w:t xml:space="preserve">, 15 items, </w:t>
      </w:r>
      <w:r>
        <w:fldChar w:fldCharType="end"/>
      </w:r>
      <w:r>
        <w:fldChar w:fldCharType="begin"/>
      </w:r>
      <w:r w:rsidRPr="00A142D1">
        <w:rPr>
          <w:lang w:val="en-US"/>
          <w:rPrChange w:id="180" w:author="Maurizio Sicorello" w:date="2025-04-01T17:24:00Z" w16du:dateUtc="2025-04-01T15:24:00Z">
            <w:rPr/>
          </w:rPrChange>
        </w:rPr>
        <w:instrText>HYPERLINK "https://www.zotero.org/google-docs/?EwGbvi" \h</w:instrText>
      </w:r>
      <w:r>
        <w:fldChar w:fldCharType="separate"/>
      </w:r>
      <w:r w:rsidRPr="00820490">
        <w:rPr>
          <w:rFonts w:ascii="Times New Roman" w:eastAsia="Times New Roman" w:hAnsi="Times New Roman" w:cs="Times New Roman"/>
          <w:sz w:val="24"/>
          <w:szCs w:val="24"/>
          <w:lang w:val="en-US"/>
        </w:rPr>
        <w:t>Meule et al., 2011)</w:t>
      </w:r>
      <w:r>
        <w:fldChar w:fldCharType="end"/>
      </w:r>
      <w:r w:rsidRPr="00820490">
        <w:rPr>
          <w:rFonts w:ascii="Times New Roman" w:eastAsia="Times New Roman" w:hAnsi="Times New Roman" w:cs="Times New Roman"/>
          <w:sz w:val="24"/>
          <w:szCs w:val="24"/>
          <w:lang w:val="en-US"/>
        </w:rPr>
        <w:t xml:space="preserve">, the Acceptance and Action Questionnaire II </w:t>
      </w:r>
      <w:r>
        <w:fldChar w:fldCharType="begin"/>
      </w:r>
      <w:r w:rsidRPr="00A142D1">
        <w:rPr>
          <w:lang w:val="en-US"/>
          <w:rPrChange w:id="181" w:author="Maurizio Sicorello" w:date="2025-04-01T17:24:00Z" w16du:dateUtc="2025-04-01T15:24:00Z">
            <w:rPr/>
          </w:rPrChange>
        </w:rPr>
        <w:instrText>HYPERLINK "https://www.zotero.org/google-docs/?0R2XZL" \h</w:instrText>
      </w:r>
      <w:r>
        <w:fldChar w:fldCharType="separate"/>
      </w:r>
      <w:r w:rsidRPr="00820490">
        <w:rPr>
          <w:rFonts w:ascii="Times New Roman" w:eastAsia="Times New Roman" w:hAnsi="Times New Roman" w:cs="Times New Roman"/>
          <w:sz w:val="24"/>
          <w:szCs w:val="24"/>
          <w:lang w:val="en-US"/>
        </w:rPr>
        <w:t>(AAQ-II, 7 items, Hoyer &amp; Gloster, 2013)</w:t>
      </w:r>
      <w:r>
        <w:fldChar w:fldCharType="end"/>
      </w:r>
      <w:r w:rsidRPr="00820490">
        <w:rPr>
          <w:rFonts w:ascii="Times New Roman" w:eastAsia="Times New Roman" w:hAnsi="Times New Roman" w:cs="Times New Roman"/>
          <w:sz w:val="24"/>
          <w:szCs w:val="24"/>
          <w:lang w:val="en-US"/>
        </w:rPr>
        <w:t xml:space="preserve">, and Awareness and Describe Subscales of the Five Facet Mindfulness Questionnaire Short (FFMQ, 16 items, </w:t>
      </w:r>
      <w:r>
        <w:fldChar w:fldCharType="begin"/>
      </w:r>
      <w:r w:rsidRPr="00A142D1">
        <w:rPr>
          <w:lang w:val="en-US"/>
          <w:rPrChange w:id="182" w:author="Maurizio Sicorello" w:date="2025-04-01T17:24:00Z" w16du:dateUtc="2025-04-01T15:24:00Z">
            <w:rPr/>
          </w:rPrChange>
        </w:rPr>
        <w:instrText>HYPERLINK "https://www.zotero.org/google-docs/?5Vt0pC" \h</w:instrText>
      </w:r>
      <w:r>
        <w:fldChar w:fldCharType="separate"/>
      </w:r>
      <w:r w:rsidRPr="00820490">
        <w:rPr>
          <w:rFonts w:ascii="Times New Roman" w:eastAsia="Times New Roman" w:hAnsi="Times New Roman" w:cs="Times New Roman"/>
          <w:sz w:val="24"/>
          <w:szCs w:val="24"/>
          <w:lang w:val="en-US"/>
        </w:rPr>
        <w:t>Michalak et al., 2016)</w:t>
      </w:r>
      <w:r>
        <w:fldChar w:fldCharType="end"/>
      </w:r>
      <w:r w:rsidRPr="00820490">
        <w:rPr>
          <w:rFonts w:ascii="Times New Roman" w:eastAsia="Times New Roman" w:hAnsi="Times New Roman" w:cs="Times New Roman"/>
          <w:sz w:val="24"/>
          <w:szCs w:val="24"/>
          <w:lang w:val="en-US"/>
        </w:rPr>
        <w:t>. Lastly, the Interpersonal Emotion Regulation Questionnaire (</w:t>
      </w:r>
      <w:r>
        <w:fldChar w:fldCharType="begin"/>
      </w:r>
      <w:r w:rsidRPr="00A142D1">
        <w:rPr>
          <w:lang w:val="en-US"/>
          <w:rPrChange w:id="183" w:author="Maurizio Sicorello" w:date="2025-04-01T17:24:00Z" w16du:dateUtc="2025-04-01T15:24:00Z">
            <w:rPr/>
          </w:rPrChange>
        </w:rPr>
        <w:instrText>HYPERLINK "https://www.zotero.org/google-docs/?broken=kCoYdK" \h</w:instrText>
      </w:r>
      <w:r>
        <w:fldChar w:fldCharType="separate"/>
      </w:r>
      <w:r w:rsidRPr="00820490">
        <w:rPr>
          <w:rFonts w:ascii="Times New Roman" w:eastAsia="Times New Roman" w:hAnsi="Times New Roman" w:cs="Times New Roman"/>
          <w:sz w:val="24"/>
          <w:szCs w:val="24"/>
          <w:lang w:val="en-US"/>
        </w:rPr>
        <w:t>20 items;</w:t>
      </w:r>
      <w:r>
        <w:fldChar w:fldCharType="end"/>
      </w:r>
      <w:r w:rsidRPr="00820490">
        <w:rPr>
          <w:rFonts w:ascii="Times New Roman" w:eastAsia="Times New Roman" w:hAnsi="Times New Roman" w:cs="Times New Roman"/>
          <w:sz w:val="24"/>
          <w:szCs w:val="24"/>
          <w:lang w:val="en-US"/>
        </w:rPr>
        <w:t xml:space="preserve"> </w:t>
      </w:r>
      <w:r>
        <w:fldChar w:fldCharType="begin"/>
      </w:r>
      <w:r w:rsidRPr="00A142D1">
        <w:rPr>
          <w:lang w:val="en-US"/>
          <w:rPrChange w:id="184" w:author="Maurizio Sicorello" w:date="2025-04-01T17:24:00Z" w16du:dateUtc="2025-04-01T15:24:00Z">
            <w:rPr/>
          </w:rPrChange>
        </w:rPr>
        <w:instrText>HYPERLINK "https://www.zotero.org/google-docs/?caEHHA" \h</w:instrText>
      </w:r>
      <w:r>
        <w:fldChar w:fldCharType="separate"/>
      </w:r>
      <w:r w:rsidRPr="00820490">
        <w:rPr>
          <w:rFonts w:ascii="Times New Roman" w:eastAsia="Times New Roman" w:hAnsi="Times New Roman" w:cs="Times New Roman"/>
          <w:sz w:val="24"/>
          <w:szCs w:val="24"/>
          <w:lang w:val="en-US"/>
        </w:rPr>
        <w:t>Pruessner et al., 2020</w:t>
      </w:r>
      <w:r>
        <w:fldChar w:fldCharType="end"/>
      </w:r>
      <w:r w:rsidRPr="00820490">
        <w:rPr>
          <w:rFonts w:ascii="Times New Roman" w:eastAsia="Times New Roman" w:hAnsi="Times New Roman" w:cs="Times New Roman"/>
          <w:sz w:val="24"/>
          <w:szCs w:val="24"/>
          <w:lang w:val="en-US"/>
        </w:rPr>
        <w:t xml:space="preserve">) and the Childhood Trauma Questionnaire </w:t>
      </w:r>
      <w:r>
        <w:fldChar w:fldCharType="begin"/>
      </w:r>
      <w:r w:rsidRPr="00A142D1">
        <w:rPr>
          <w:lang w:val="en-US"/>
          <w:rPrChange w:id="185" w:author="Maurizio Sicorello" w:date="2025-04-01T17:24:00Z" w16du:dateUtc="2025-04-01T15:24:00Z">
            <w:rPr/>
          </w:rPrChange>
        </w:rPr>
        <w:instrText>HYPERLINK "https://www.zotero.org/google-docs/?csWrr9" \h</w:instrText>
      </w:r>
      <w:r>
        <w:fldChar w:fldCharType="separate"/>
      </w:r>
      <w:r w:rsidRPr="00820490">
        <w:rPr>
          <w:rFonts w:ascii="Times New Roman" w:eastAsia="Times New Roman" w:hAnsi="Times New Roman" w:cs="Times New Roman"/>
          <w:sz w:val="24"/>
          <w:szCs w:val="24"/>
          <w:lang w:val="en-US"/>
        </w:rPr>
        <w:t>(Klinitzke et al., 2012)</w:t>
      </w:r>
      <w:r>
        <w:fldChar w:fldCharType="end"/>
      </w:r>
      <w:r w:rsidRPr="00820490">
        <w:rPr>
          <w:rFonts w:ascii="Times New Roman" w:eastAsia="Times New Roman" w:hAnsi="Times New Roman" w:cs="Times New Roman"/>
          <w:sz w:val="24"/>
          <w:szCs w:val="24"/>
          <w:lang w:val="en-US"/>
        </w:rPr>
        <w:t xml:space="preserve"> were administered for a different research project and are therefore not reported in the present study.</w:t>
      </w:r>
    </w:p>
    <w:p w14:paraId="00C856A7" w14:textId="77777777" w:rsidR="00AA525C" w:rsidRPr="00820490" w:rsidRDefault="00AA525C">
      <w:pPr>
        <w:spacing w:line="360" w:lineRule="auto"/>
        <w:ind w:firstLine="720"/>
        <w:jc w:val="both"/>
        <w:rPr>
          <w:rFonts w:ascii="Times New Roman" w:eastAsia="Times New Roman" w:hAnsi="Times New Roman" w:cs="Times New Roman"/>
          <w:sz w:val="24"/>
          <w:szCs w:val="24"/>
          <w:lang w:val="en-US"/>
        </w:rPr>
      </w:pPr>
    </w:p>
    <w:p w14:paraId="00C856A8" w14:textId="77777777" w:rsidR="00AA525C" w:rsidRPr="00474CAA" w:rsidRDefault="005F5AD8">
      <w:pPr>
        <w:spacing w:line="360" w:lineRule="auto"/>
        <w:jc w:val="both"/>
        <w:rPr>
          <w:rFonts w:ascii="Times New Roman" w:eastAsia="Times New Roman" w:hAnsi="Times New Roman" w:cs="Times New Roman"/>
          <w:b/>
          <w:sz w:val="24"/>
          <w:szCs w:val="24"/>
          <w:lang w:val="en-US"/>
        </w:rPr>
      </w:pPr>
      <w:r w:rsidRPr="00474CAA">
        <w:rPr>
          <w:rFonts w:ascii="Times New Roman" w:eastAsia="Times New Roman" w:hAnsi="Times New Roman" w:cs="Times New Roman"/>
          <w:b/>
          <w:sz w:val="24"/>
          <w:szCs w:val="24"/>
          <w:lang w:val="en-US"/>
        </w:rPr>
        <w:t>Mood Induction</w:t>
      </w:r>
    </w:p>
    <w:p w14:paraId="00C856A9" w14:textId="7BC41073" w:rsidR="00AA525C" w:rsidRDefault="005F5AD8">
      <w:pPr>
        <w:spacing w:line="360" w:lineRule="auto"/>
        <w:jc w:val="both"/>
        <w:rPr>
          <w:rFonts w:ascii="Times New Roman" w:eastAsia="Times New Roman" w:hAnsi="Times New Roman" w:cs="Times New Roman"/>
          <w:sz w:val="24"/>
          <w:szCs w:val="24"/>
          <w:lang w:val="en-US"/>
        </w:rPr>
      </w:pPr>
      <w:r w:rsidRPr="00474CAA">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 xml:space="preserve">Before the assessment of the S-DERS, all participants underwent a negative mood induction, as negative emotions are </w:t>
      </w:r>
      <w:r w:rsidR="00474CAA">
        <w:rPr>
          <w:rFonts w:ascii="Times New Roman" w:eastAsia="Times New Roman" w:hAnsi="Times New Roman" w:cs="Times New Roman"/>
          <w:sz w:val="24"/>
          <w:szCs w:val="24"/>
          <w:lang w:val="en-US"/>
        </w:rPr>
        <w:t>likely</w:t>
      </w:r>
      <w:r w:rsidRPr="00820490">
        <w:rPr>
          <w:rFonts w:ascii="Times New Roman" w:eastAsia="Times New Roman" w:hAnsi="Times New Roman" w:cs="Times New Roman"/>
          <w:sz w:val="24"/>
          <w:szCs w:val="24"/>
          <w:lang w:val="en-US"/>
        </w:rPr>
        <w:t xml:space="preserve"> a prerequisite for the meaningful assessment of momentary emotion regulation difficulties (Lavender et al., 2017). The mood induction consisted of a combination of sad music and autobiographical recall </w:t>
      </w:r>
      <w:r>
        <w:fldChar w:fldCharType="begin"/>
      </w:r>
      <w:r w:rsidRPr="00A142D1">
        <w:rPr>
          <w:lang w:val="en-US"/>
          <w:rPrChange w:id="186" w:author="Maurizio Sicorello" w:date="2025-04-01T17:24:00Z" w16du:dateUtc="2025-04-01T15:24:00Z">
            <w:rPr/>
          </w:rPrChange>
        </w:rPr>
        <w:instrText>HYPERLINK "https://www.zotero.org/google-docs/?q6sPmK" \h</w:instrText>
      </w:r>
      <w:r>
        <w:fldChar w:fldCharType="separate"/>
      </w:r>
      <w:r w:rsidRPr="00820490">
        <w:rPr>
          <w:rFonts w:ascii="Times New Roman" w:eastAsia="Times New Roman" w:hAnsi="Times New Roman" w:cs="Times New Roman"/>
          <w:sz w:val="24"/>
          <w:szCs w:val="24"/>
          <w:lang w:val="en-US"/>
        </w:rPr>
        <w:t>(Werthmann et al., 2014)</w:t>
      </w:r>
      <w:r>
        <w:fldChar w:fldCharType="end"/>
      </w:r>
      <w:r w:rsidRPr="00820490">
        <w:rPr>
          <w:rFonts w:ascii="Times New Roman" w:eastAsia="Times New Roman" w:hAnsi="Times New Roman" w:cs="Times New Roman"/>
          <w:sz w:val="24"/>
          <w:szCs w:val="24"/>
          <w:lang w:val="en-US"/>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RPr="00820490">
        <w:rPr>
          <w:rFonts w:ascii="Times New Roman" w:eastAsia="Times New Roman" w:hAnsi="Times New Roman" w:cs="Times New Roman"/>
          <w:i/>
          <w:sz w:val="24"/>
          <w:szCs w:val="24"/>
          <w:lang w:val="en-US"/>
        </w:rPr>
        <w:t xml:space="preserve">valence </w:t>
      </w:r>
      <w:r w:rsidRPr="00820490">
        <w:rPr>
          <w:rFonts w:ascii="Times New Roman" w:eastAsia="Times New Roman" w:hAnsi="Times New Roman" w:cs="Times New Roman"/>
          <w:sz w:val="24"/>
          <w:szCs w:val="24"/>
          <w:lang w:val="en-US"/>
        </w:rPr>
        <w:t xml:space="preserve">(from 0 = unpleasant emotion to 10 = pleasant emotion) and </w:t>
      </w:r>
      <w:r w:rsidRPr="00820490">
        <w:rPr>
          <w:rFonts w:ascii="Times New Roman" w:eastAsia="Times New Roman" w:hAnsi="Times New Roman" w:cs="Times New Roman"/>
          <w:i/>
          <w:sz w:val="24"/>
          <w:szCs w:val="24"/>
          <w:lang w:val="en-US"/>
        </w:rPr>
        <w:t xml:space="preserve">arousal </w:t>
      </w:r>
      <w:r w:rsidRPr="00820490">
        <w:rPr>
          <w:rFonts w:ascii="Times New Roman" w:eastAsia="Times New Roman" w:hAnsi="Times New Roman" w:cs="Times New Roman"/>
          <w:sz w:val="24"/>
          <w:szCs w:val="24"/>
          <w:lang w:val="en-US"/>
        </w:rPr>
        <w:t xml:space="preserve">(from 0 = low energy to 10 = high energy; </w:t>
      </w:r>
      <w:r>
        <w:fldChar w:fldCharType="begin"/>
      </w:r>
      <w:r w:rsidRPr="00A142D1">
        <w:rPr>
          <w:lang w:val="en-US"/>
          <w:rPrChange w:id="187" w:author="Maurizio Sicorello" w:date="2025-04-01T17:24:00Z" w16du:dateUtc="2025-04-01T15:24:00Z">
            <w:rPr/>
          </w:rPrChange>
        </w:rPr>
        <w:instrText>HYPERLINK "https://www.zotero.org/google-docs/?2nxDyN" \h</w:instrText>
      </w:r>
      <w:r>
        <w:fldChar w:fldCharType="separate"/>
      </w:r>
      <w:r w:rsidRPr="00820490">
        <w:rPr>
          <w:rFonts w:ascii="Times New Roman" w:eastAsia="Times New Roman" w:hAnsi="Times New Roman" w:cs="Times New Roman"/>
          <w:sz w:val="24"/>
          <w:szCs w:val="24"/>
          <w:lang w:val="en-US"/>
        </w:rPr>
        <w:t>Tiede, 2020</w:t>
      </w:r>
      <w:r>
        <w:fldChar w:fldCharType="end"/>
      </w:r>
      <w:r w:rsidRPr="00820490">
        <w:rPr>
          <w:rFonts w:ascii="Times New Roman" w:eastAsia="Times New Roman" w:hAnsi="Times New Roman" w:cs="Times New Roman"/>
          <w:sz w:val="24"/>
          <w:szCs w:val="24"/>
          <w:lang w:val="en-US"/>
        </w:rPr>
        <w:t xml:space="preserve">). Lastly, as another manipulation check, participants were asked how well they could immerse themselves in the recalled negative experience (from 1 = not at all to 5 = very well). </w:t>
      </w:r>
    </w:p>
    <w:p w14:paraId="4E882FBE" w14:textId="77777777" w:rsidR="00474CAA" w:rsidRPr="00820490" w:rsidRDefault="00474CAA">
      <w:pPr>
        <w:spacing w:line="360" w:lineRule="auto"/>
        <w:jc w:val="both"/>
        <w:rPr>
          <w:rFonts w:ascii="Times New Roman" w:eastAsia="Times New Roman" w:hAnsi="Times New Roman" w:cs="Times New Roman"/>
          <w:sz w:val="24"/>
          <w:szCs w:val="24"/>
          <w:lang w:val="en-US"/>
        </w:rPr>
      </w:pPr>
    </w:p>
    <w:p w14:paraId="00C856AA" w14:textId="77777777" w:rsidR="00AA525C" w:rsidRPr="00820490" w:rsidRDefault="00AA525C">
      <w:pPr>
        <w:spacing w:line="360" w:lineRule="auto"/>
        <w:jc w:val="both"/>
        <w:rPr>
          <w:rFonts w:ascii="Times New Roman" w:eastAsia="Times New Roman" w:hAnsi="Times New Roman" w:cs="Times New Roman"/>
          <w:b/>
          <w:sz w:val="24"/>
          <w:szCs w:val="24"/>
          <w:lang w:val="en-US"/>
        </w:rPr>
      </w:pPr>
    </w:p>
    <w:p w14:paraId="00C856AB"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Data Analysis</w:t>
      </w:r>
    </w:p>
    <w:p w14:paraId="00C856AC"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The success of the mood induction was tested as the difference between affective valence before versus after the manipulation using a paired t-test. An exploratory test on the affective arousal dimension is also reported without previously specified expectations.</w:t>
      </w:r>
    </w:p>
    <w:p w14:paraId="00C856AD"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All factor models tested for the S-DERS are shown in Figure 1. First, we conducted a confirmatory factor analysis for four factors without cross-loadings (i.e., simple structure; Figure 1a) using maximum likelihood estimation with the R package Lavaan </w:t>
      </w:r>
      <w:r>
        <w:fldChar w:fldCharType="begin"/>
      </w:r>
      <w:r w:rsidRPr="00A142D1">
        <w:rPr>
          <w:lang w:val="en-US"/>
          <w:rPrChange w:id="188" w:author="Maurizio Sicorello" w:date="2025-04-01T17:24:00Z" w16du:dateUtc="2025-04-01T15:24:00Z">
            <w:rPr/>
          </w:rPrChange>
        </w:rPr>
        <w:instrText>HYPERLINK "https://www.zotero.org/google-docs/?zxRV67" \h</w:instrText>
      </w:r>
      <w:r>
        <w:fldChar w:fldCharType="separate"/>
      </w:r>
      <w:r w:rsidRPr="00820490">
        <w:rPr>
          <w:rFonts w:ascii="Times New Roman" w:eastAsia="Times New Roman" w:hAnsi="Times New Roman" w:cs="Times New Roman"/>
          <w:sz w:val="24"/>
          <w:szCs w:val="24"/>
          <w:lang w:val="en-US"/>
        </w:rPr>
        <w:t>(Rosseel, 2012)</w:t>
      </w:r>
      <w:r>
        <w:fldChar w:fldCharType="end"/>
      </w:r>
      <w:r w:rsidRPr="00820490">
        <w:rPr>
          <w:rFonts w:ascii="Times New Roman" w:eastAsia="Gungsuh" w:hAnsi="Times New Roman" w:cs="Times New Roman"/>
          <w:sz w:val="24"/>
          <w:szCs w:val="24"/>
          <w:lang w:val="en-US"/>
        </w:rPr>
        <w:t xml:space="preserve">. We preregistered that if model fit measures did not meet the criteria of RMSEA ≤ 0.06; CFI ≥ 0.95; TLI ≥ 0.95; SRMR ≤ 0.08 </w:t>
      </w:r>
      <w:r>
        <w:fldChar w:fldCharType="begin"/>
      </w:r>
      <w:r w:rsidRPr="00A142D1">
        <w:rPr>
          <w:lang w:val="en-US"/>
          <w:rPrChange w:id="189" w:author="Maurizio Sicorello" w:date="2025-04-01T17:24:00Z" w16du:dateUtc="2025-04-01T15:24:00Z">
            <w:rPr/>
          </w:rPrChange>
        </w:rPr>
        <w:instrText>HYPERLINK "https://www.zotero.org/google-docs/?eoB2hc" \h</w:instrText>
      </w:r>
      <w:r>
        <w:fldChar w:fldCharType="separate"/>
      </w:r>
      <w:r w:rsidRPr="00820490">
        <w:rPr>
          <w:rFonts w:ascii="Times New Roman" w:eastAsia="Times New Roman" w:hAnsi="Times New Roman" w:cs="Times New Roman"/>
          <w:sz w:val="24"/>
          <w:szCs w:val="24"/>
          <w:lang w:val="en-US"/>
        </w:rPr>
        <w:t>(Hu &amp; Bentler, 1999)</w:t>
      </w:r>
      <w:r>
        <w:fldChar w:fldCharType="end"/>
      </w:r>
      <w:r w:rsidRPr="00820490">
        <w:rPr>
          <w:rFonts w:ascii="Times New Roman" w:eastAsia="Times New Roman" w:hAnsi="Times New Roman" w:cs="Times New Roman"/>
          <w:sz w:val="24"/>
          <w:szCs w:val="24"/>
          <w:lang w:val="en-US"/>
        </w:rPr>
        <w:t xml:space="preserve">, we test an ESEM model with cross-loadings for all items (Figure 1b) using the esem package </w:t>
      </w:r>
      <w:r>
        <w:fldChar w:fldCharType="begin"/>
      </w:r>
      <w:r w:rsidRPr="00A142D1">
        <w:rPr>
          <w:lang w:val="en-US"/>
          <w:rPrChange w:id="190" w:author="Maurizio Sicorello" w:date="2025-04-01T17:24:00Z" w16du:dateUtc="2025-04-01T15:24:00Z">
            <w:rPr/>
          </w:rPrChange>
        </w:rPr>
        <w:instrText>HYPERLINK "https://www.zotero.org/google-docs/?7OiMgI" \h</w:instrText>
      </w:r>
      <w:r>
        <w:fldChar w:fldCharType="separate"/>
      </w:r>
      <w:r w:rsidRPr="00820490">
        <w:rPr>
          <w:rFonts w:ascii="Times New Roman" w:eastAsia="Times New Roman" w:hAnsi="Times New Roman" w:cs="Times New Roman"/>
          <w:sz w:val="24"/>
          <w:szCs w:val="24"/>
          <w:lang w:val="en-US"/>
        </w:rPr>
        <w:t>(Prokofieva et al., 2023)</w:t>
      </w:r>
      <w:r>
        <w:fldChar w:fldCharType="end"/>
      </w:r>
      <w:r w:rsidRPr="00820490">
        <w:rPr>
          <w:rFonts w:ascii="Times New Roman" w:eastAsia="Cardo" w:hAnsi="Times New Roman" w:cs="Times New Roman"/>
          <w:sz w:val="24"/>
          <w:szCs w:val="24"/>
          <w:lang w:val="en-US"/>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from the final model </w:t>
      </w:r>
      <w:r>
        <w:fldChar w:fldCharType="begin"/>
      </w:r>
      <w:r w:rsidRPr="00A142D1">
        <w:rPr>
          <w:lang w:val="en-US"/>
          <w:rPrChange w:id="191" w:author="Maurizio Sicorello" w:date="2025-04-01T17:24:00Z" w16du:dateUtc="2025-04-01T15:24:00Z">
            <w:rPr/>
          </w:rPrChange>
        </w:rPr>
        <w:instrText>HYPERLINK "https://www.zotero.org/google-docs/?AO0XvZ" \h</w:instrText>
      </w:r>
      <w:r>
        <w:fldChar w:fldCharType="separate"/>
      </w:r>
      <w:r w:rsidRPr="00820490">
        <w:rPr>
          <w:rFonts w:ascii="Times New Roman" w:eastAsia="Times New Roman" w:hAnsi="Times New Roman" w:cs="Times New Roman"/>
          <w:sz w:val="24"/>
          <w:szCs w:val="24"/>
          <w:lang w:val="en-US"/>
        </w:rPr>
        <w:t>(Flora, 2020)</w:t>
      </w:r>
      <w:r>
        <w:fldChar w:fldCharType="end"/>
      </w:r>
      <w:r w:rsidRPr="00820490">
        <w:rPr>
          <w:rFonts w:ascii="Times New Roman" w:eastAsia="Times New Roman" w:hAnsi="Times New Roman" w:cs="Times New Roman"/>
          <w:sz w:val="24"/>
          <w:szCs w:val="24"/>
          <w:lang w:val="en-US"/>
        </w:rPr>
        <w:t xml:space="preserve">. Additionally, the higher-order (Figure 1c) and bifactor models (Figure 1d) were tested against the winning model using the Vuong test </w:t>
      </w:r>
      <w:r>
        <w:fldChar w:fldCharType="begin"/>
      </w:r>
      <w:r w:rsidRPr="00A142D1">
        <w:rPr>
          <w:lang w:val="en-US"/>
          <w:rPrChange w:id="192" w:author="Maurizio Sicorello" w:date="2025-04-01T17:24:00Z" w16du:dateUtc="2025-04-01T15:24:00Z">
            <w:rPr/>
          </w:rPrChange>
        </w:rPr>
        <w:instrText>HYPERLINK "https://www.zotero.org/google-docs/?WBcaCR" \h</w:instrText>
      </w:r>
      <w:r>
        <w:fldChar w:fldCharType="separate"/>
      </w:r>
      <w:r w:rsidRPr="00820490">
        <w:rPr>
          <w:rFonts w:ascii="Times New Roman" w:eastAsia="Times New Roman" w:hAnsi="Times New Roman" w:cs="Times New Roman"/>
          <w:sz w:val="24"/>
          <w:szCs w:val="24"/>
          <w:lang w:val="en-US"/>
        </w:rPr>
        <w:t>(Vuong, 1989)</w:t>
      </w:r>
      <w:r>
        <w:fldChar w:fldCharType="end"/>
      </w:r>
      <w:r w:rsidRPr="00820490">
        <w:rPr>
          <w:rFonts w:ascii="Times New Roman" w:eastAsia="Times New Roman" w:hAnsi="Times New Roman" w:cs="Times New Roman"/>
          <w:sz w:val="24"/>
          <w:szCs w:val="24"/>
          <w:lang w:val="en-US"/>
        </w:rPr>
        <w:t xml:space="preserve">. Lastly, we conducted an exploratory network analysis on the partial correlation matrix (Figure 2). Pruning of edges was performed based on the Extended Bayesian Information Criterion with </w:t>
      </w:r>
      <w:r w:rsidRPr="00820490">
        <w:rPr>
          <w:rFonts w:ascii="Cambria Math" w:eastAsia="Times New Roman" w:hAnsi="Cambria Math" w:cs="Cambria Math"/>
          <w:sz w:val="24"/>
          <w:szCs w:val="24"/>
        </w:rPr>
        <w:t>𝜆</w:t>
      </w:r>
      <w:r w:rsidRPr="00820490">
        <w:rPr>
          <w:rFonts w:ascii="Times New Roman" w:eastAsia="Times New Roman" w:hAnsi="Times New Roman" w:cs="Times New Roman"/>
          <w:sz w:val="24"/>
          <w:szCs w:val="24"/>
          <w:lang w:val="en-US"/>
        </w:rPr>
        <w:t xml:space="preserve"> = 0.5 and graphical lasso using the bootNet package </w:t>
      </w:r>
      <w:r>
        <w:fldChar w:fldCharType="begin"/>
      </w:r>
      <w:r w:rsidRPr="00A142D1">
        <w:rPr>
          <w:lang w:val="en-US"/>
          <w:rPrChange w:id="193" w:author="Maurizio Sicorello" w:date="2025-04-01T17:24:00Z" w16du:dateUtc="2025-04-01T15:24:00Z">
            <w:rPr/>
          </w:rPrChange>
        </w:rPr>
        <w:instrText>HYPERLINK "https://www.zotero.org/google-docs/?Xa04JE" \h</w:instrText>
      </w:r>
      <w:r>
        <w:fldChar w:fldCharType="separate"/>
      </w:r>
      <w:r w:rsidRPr="00820490">
        <w:rPr>
          <w:rFonts w:ascii="Times New Roman" w:eastAsia="Times New Roman" w:hAnsi="Times New Roman" w:cs="Times New Roman"/>
          <w:sz w:val="24"/>
          <w:szCs w:val="24"/>
          <w:lang w:val="en-US"/>
        </w:rPr>
        <w:t>(Epskamp et al., 2018)</w:t>
      </w:r>
      <w:r>
        <w:fldChar w:fldCharType="end"/>
      </w:r>
      <w:r w:rsidRPr="00820490">
        <w:rPr>
          <w:rFonts w:ascii="Times New Roman" w:eastAsia="Times New Roman" w:hAnsi="Times New Roman" w:cs="Times New Roman"/>
          <w:sz w:val="24"/>
          <w:szCs w:val="24"/>
          <w:lang w:val="en-US"/>
        </w:rPr>
        <w:t xml:space="preserve">. </w:t>
      </w:r>
    </w:p>
    <w:p w14:paraId="00C856AE"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For associations between the S-DERS and other variables, bivariate correlations were computed with a preregistered one-tailed </w:t>
      </w:r>
      <w:r w:rsidRPr="00820490">
        <w:rPr>
          <w:rFonts w:ascii="Times New Roman" w:eastAsia="Times New Roman" w:hAnsi="Times New Roman" w:cs="Times New Roman"/>
          <w:sz w:val="24"/>
          <w:szCs w:val="24"/>
        </w:rPr>
        <w:t>α</w:t>
      </w:r>
      <w:r w:rsidRPr="00820490">
        <w:rPr>
          <w:rFonts w:ascii="Times New Roman" w:eastAsia="Times New Roman" w:hAnsi="Times New Roman" w:cs="Times New Roman"/>
          <w:sz w:val="24"/>
          <w:szCs w:val="24"/>
          <w:lang w:val="en-US"/>
        </w:rPr>
        <w:t xml:space="preserve"> = .05. All analyses were performed in R (v4.3.2). </w:t>
      </w:r>
    </w:p>
    <w:p w14:paraId="00C856AF"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sz w:val="24"/>
          <w:szCs w:val="24"/>
          <w:lang w:val="en-US"/>
        </w:rPr>
        <w:tab/>
      </w:r>
    </w:p>
    <w:p w14:paraId="00C856B0" w14:textId="77777777" w:rsidR="00AA525C" w:rsidRPr="00820490" w:rsidRDefault="005F5AD8">
      <w:pPr>
        <w:spacing w:line="360" w:lineRule="auto"/>
        <w:jc w:val="both"/>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Open Science Practices</w:t>
      </w:r>
    </w:p>
    <w:p w14:paraId="00C856B1" w14:textId="7D5DF5C4"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Preregistration, </w:t>
      </w:r>
      <w:r w:rsidR="00DA0929">
        <w:rPr>
          <w:rFonts w:ascii="Times New Roman" w:eastAsia="Times New Roman" w:hAnsi="Times New Roman" w:cs="Times New Roman"/>
          <w:sz w:val="24"/>
          <w:szCs w:val="24"/>
          <w:lang w:val="en-US"/>
        </w:rPr>
        <w:t xml:space="preserve">codebook, </w:t>
      </w:r>
      <w:r w:rsidRPr="00820490">
        <w:rPr>
          <w:rFonts w:ascii="Times New Roman" w:eastAsia="Times New Roman" w:hAnsi="Times New Roman" w:cs="Times New Roman"/>
          <w:sz w:val="24"/>
          <w:szCs w:val="24"/>
          <w:lang w:val="en-US"/>
        </w:rPr>
        <w:t xml:space="preserve">data, and analysis code can be found at: https://osf.io/ebj6u/. For reproducibility or other reuse of data and code, we recommend directly accessing the github repository, which also includes a documentation of files, version </w:t>
      </w:r>
      <w:r w:rsidRPr="00820490">
        <w:rPr>
          <w:rFonts w:ascii="Times New Roman" w:eastAsia="Times New Roman" w:hAnsi="Times New Roman" w:cs="Times New Roman"/>
          <w:sz w:val="24"/>
          <w:szCs w:val="24"/>
          <w:lang w:val="en-US"/>
        </w:rPr>
        <w:lastRenderedPageBreak/>
        <w:t xml:space="preserve">control, and steps to reproduce analyses: </w:t>
      </w:r>
      <w:r>
        <w:fldChar w:fldCharType="begin"/>
      </w:r>
      <w:r w:rsidRPr="00534270">
        <w:rPr>
          <w:lang w:val="en-US"/>
          <w:rPrChange w:id="194" w:author="Maurizio Sicorello" w:date="2025-04-02T12:01:00Z" w16du:dateUtc="2025-04-02T10:01:00Z">
            <w:rPr/>
          </w:rPrChange>
        </w:rPr>
        <w:instrText>HYPERLINK "https://github.com/MaurizioSicorello/SDERSvalid_Analysis" \h</w:instrText>
      </w:r>
      <w:r>
        <w:fldChar w:fldCharType="separate"/>
      </w:r>
      <w:r w:rsidRPr="00820490">
        <w:rPr>
          <w:rFonts w:ascii="Times New Roman" w:eastAsia="Times New Roman" w:hAnsi="Times New Roman" w:cs="Times New Roman"/>
          <w:sz w:val="24"/>
          <w:szCs w:val="24"/>
          <w:u w:val="single"/>
          <w:lang w:val="en-US"/>
        </w:rPr>
        <w:t>https://github.com/MaurizioSicorello/SDERSvalid_Analysis</w:t>
      </w:r>
      <w:r>
        <w:fldChar w:fldCharType="end"/>
      </w:r>
      <w:r w:rsidRPr="00820490">
        <w:rPr>
          <w:rFonts w:ascii="Times New Roman" w:eastAsia="Times New Roman" w:hAnsi="Times New Roman" w:cs="Times New Roman"/>
          <w:sz w:val="24"/>
          <w:szCs w:val="24"/>
          <w:lang w:val="en-US"/>
        </w:rPr>
        <w:t xml:space="preserve"> . A print version of the questionnaire can be found in both repositories as well as the supplements.</w:t>
      </w:r>
    </w:p>
    <w:p w14:paraId="00C856B2" w14:textId="786FA0B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There were two notable changes</w:t>
      </w:r>
      <w:r w:rsidR="002D4532">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to the preregistration. First, we originally preregistered to conduct EFA with Geomin rotation and maximum likelihood estimation. This is in contrast to the analyses performed by Lavender et al. </w:t>
      </w:r>
      <w:r>
        <w:fldChar w:fldCharType="begin"/>
      </w:r>
      <w:r w:rsidRPr="00A142D1">
        <w:rPr>
          <w:lang w:val="en-US"/>
          <w:rPrChange w:id="195" w:author="Maurizio Sicorello" w:date="2025-04-01T17:24:00Z" w16du:dateUtc="2025-04-01T15:24:00Z">
            <w:rPr/>
          </w:rPrChange>
        </w:rPr>
        <w:instrText>HYPERLINK "https://www.zotero.org/google-docs/?zlGBz2" \h</w:instrText>
      </w:r>
      <w:r>
        <w:fldChar w:fldCharType="separate"/>
      </w:r>
      <w:r w:rsidRPr="00820490">
        <w:rPr>
          <w:rFonts w:ascii="Times New Roman" w:eastAsia="Times New Roman" w:hAnsi="Times New Roman" w:cs="Times New Roman"/>
          <w:sz w:val="24"/>
          <w:szCs w:val="24"/>
          <w:lang w:val="en-US"/>
        </w:rPr>
        <w:t>(2017)</w:t>
      </w:r>
      <w:r>
        <w:fldChar w:fldCharType="end"/>
      </w:r>
      <w:r w:rsidRPr="00820490">
        <w:rPr>
          <w:rFonts w:ascii="Times New Roman" w:eastAsia="Times New Roman" w:hAnsi="Times New Roman" w:cs="Times New Roman"/>
          <w:sz w:val="24"/>
          <w:szCs w:val="24"/>
          <w:lang w:val="en-US"/>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Clarity scale which only consists of two items. Secondly, we preregistered likelihood ratio tests for model comparisons, but the net procedure indicated models resulting from CFA and ESEM were not nested. Possibly, this was due to the selective fixing of values in ESEM, thus making the Vuong test for non-nested models the safer option </w:t>
      </w:r>
      <w:r>
        <w:fldChar w:fldCharType="begin"/>
      </w:r>
      <w:r w:rsidRPr="00A142D1">
        <w:rPr>
          <w:lang w:val="en-US"/>
          <w:rPrChange w:id="196" w:author="Maurizio Sicorello" w:date="2025-04-01T17:24:00Z" w16du:dateUtc="2025-04-01T15:24:00Z">
            <w:rPr/>
          </w:rPrChange>
        </w:rPr>
        <w:instrText>HYPERLINK "https://www.zotero.org/google-docs/?MsOJAK" \h</w:instrText>
      </w:r>
      <w:r>
        <w:fldChar w:fldCharType="separate"/>
      </w:r>
      <w:r w:rsidRPr="00820490">
        <w:rPr>
          <w:rFonts w:ascii="Times New Roman" w:eastAsia="Times New Roman" w:hAnsi="Times New Roman" w:cs="Times New Roman"/>
          <w:sz w:val="24"/>
          <w:szCs w:val="24"/>
          <w:lang w:val="en-US"/>
        </w:rPr>
        <w:t>(Vuong, 1989)</w:t>
      </w:r>
      <w:r>
        <w:fldChar w:fldCharType="end"/>
      </w:r>
      <w:r w:rsidRPr="00820490">
        <w:rPr>
          <w:rFonts w:ascii="Times New Roman" w:eastAsia="Times New Roman" w:hAnsi="Times New Roman" w:cs="Times New Roman"/>
          <w:sz w:val="24"/>
          <w:szCs w:val="24"/>
          <w:lang w:val="en-US"/>
        </w:rPr>
        <w:t xml:space="preserve">. </w:t>
      </w:r>
      <w:r w:rsidR="00564A5E">
        <w:rPr>
          <w:rFonts w:ascii="Times New Roman" w:eastAsia="Times New Roman" w:hAnsi="Times New Roman" w:cs="Times New Roman"/>
          <w:sz w:val="24"/>
          <w:szCs w:val="24"/>
          <w:lang w:val="en-US"/>
        </w:rPr>
        <w:t>Both procedures led to the same inferential decision.</w:t>
      </w:r>
    </w:p>
    <w:p w14:paraId="00C856B3" w14:textId="77777777" w:rsidR="00AA525C" w:rsidRPr="00820490" w:rsidRDefault="00AA525C">
      <w:pPr>
        <w:spacing w:line="360" w:lineRule="auto"/>
        <w:jc w:val="both"/>
        <w:rPr>
          <w:rFonts w:ascii="Times New Roman" w:eastAsia="Times New Roman" w:hAnsi="Times New Roman" w:cs="Times New Roman"/>
          <w:sz w:val="24"/>
          <w:szCs w:val="24"/>
          <w:lang w:val="en-US"/>
        </w:rPr>
      </w:pPr>
    </w:p>
    <w:p w14:paraId="00C856B4"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Results</w:t>
      </w:r>
    </w:p>
    <w:p w14:paraId="00C856B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Manipulation check (H1)</w:t>
      </w:r>
    </w:p>
    <w:p w14:paraId="00C856B6" w14:textId="70248D3F"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Affective valence decreased after the mood induction, indicating a successful manipulation, albeit with a small-to-moderate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4.58,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.31;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5.3</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2.1). Exploratory analyses indicated that affective arousal also decreased with a slightly larger effect size (</w:t>
      </w:r>
      <w:r w:rsidRPr="00820490">
        <w:rPr>
          <w:rFonts w:ascii="Times New Roman" w:eastAsia="Times New Roman" w:hAnsi="Times New Roman" w:cs="Times New Roman"/>
          <w:i/>
          <w:sz w:val="24"/>
          <w:szCs w:val="24"/>
          <w:lang w:val="en-US"/>
        </w:rPr>
        <w:t>t</w:t>
      </w:r>
      <w:r w:rsidRPr="00820490">
        <w:rPr>
          <w:rFonts w:ascii="Times New Roman" w:eastAsia="Times New Roman" w:hAnsi="Times New Roman" w:cs="Times New Roman"/>
          <w:sz w:val="24"/>
          <w:szCs w:val="24"/>
          <w:lang w:val="en-US"/>
        </w:rPr>
        <w:t xml:space="preserve">(213) = 5.9,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vertAlign w:val="subscript"/>
          <w:lang w:val="en-US"/>
        </w:rPr>
        <w:t>c</w:t>
      </w:r>
      <w:r w:rsidRPr="00820490">
        <w:rPr>
          <w:rFonts w:ascii="Times New Roman" w:eastAsia="Times New Roman" w:hAnsi="Times New Roman" w:cs="Times New Roman"/>
          <w:sz w:val="24"/>
          <w:szCs w:val="24"/>
          <w:lang w:val="en-US"/>
        </w:rPr>
        <w:t xml:space="preserve"> = .40;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5.6</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pre</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 </w:t>
      </w:r>
      <w:r w:rsidRPr="00820490">
        <w:rPr>
          <w:rFonts w:ascii="Times New Roman" w:eastAsia="Times New Roman" w:hAnsi="Times New Roman" w:cs="Times New Roman"/>
          <w:sz w:val="24"/>
          <w:szCs w:val="24"/>
          <w:lang w:val="en-US"/>
        </w:rPr>
        <w:t>4.9</w:t>
      </w:r>
      <w:r w:rsidRPr="00820490">
        <w:rPr>
          <w:rFonts w:ascii="Times New Roman" w:eastAsia="Times New Roman" w:hAnsi="Times New Roman" w:cs="Times New Roman"/>
          <w:i/>
          <w:sz w:val="24"/>
          <w:szCs w:val="24"/>
          <w:lang w:val="en-US"/>
        </w:rPr>
        <w:t>, SD</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i/>
          <w:sz w:val="24"/>
          <w:szCs w:val="24"/>
          <w:lang w:val="en-US"/>
        </w:rPr>
        <w:t xml:space="preserve"> </w:t>
      </w:r>
      <w:r w:rsidRPr="00820490">
        <w:rPr>
          <w:rFonts w:ascii="Times New Roman" w:eastAsia="Times New Roman" w:hAnsi="Times New Roman" w:cs="Times New Roman"/>
          <w:sz w:val="24"/>
          <w:szCs w:val="24"/>
          <w:lang w:val="en-US"/>
        </w:rPr>
        <w:t xml:space="preserve">= 1.9), further confirming the successful induction of sadness, which is generally classified as a low arousal emotion </w:t>
      </w:r>
      <w:r>
        <w:fldChar w:fldCharType="begin"/>
      </w:r>
      <w:r w:rsidRPr="00A142D1">
        <w:rPr>
          <w:lang w:val="en-US"/>
          <w:rPrChange w:id="197" w:author="Maurizio Sicorello" w:date="2025-04-01T17:24:00Z" w16du:dateUtc="2025-04-01T15:24:00Z">
            <w:rPr/>
          </w:rPrChange>
        </w:rPr>
        <w:instrText>HYPERLINK "https://www.zotero.org/google-docs/?yytMi1" \h</w:instrText>
      </w:r>
      <w:r>
        <w:fldChar w:fldCharType="separate"/>
      </w:r>
      <w:r w:rsidRPr="00820490">
        <w:rPr>
          <w:rFonts w:ascii="Times New Roman" w:eastAsia="Times New Roman" w:hAnsi="Times New Roman" w:cs="Times New Roman"/>
          <w:sz w:val="24"/>
          <w:szCs w:val="24"/>
          <w:lang w:val="en-US"/>
        </w:rPr>
        <w:t>(Barrett &amp; Russell, 1999</w:t>
      </w:r>
      <w:r>
        <w:fldChar w:fldCharType="end"/>
      </w:r>
      <w:r w:rsidRPr="00820490">
        <w:rPr>
          <w:rFonts w:ascii="Times New Roman" w:eastAsia="Times New Roman" w:hAnsi="Times New Roman" w:cs="Times New Roman"/>
          <w:sz w:val="24"/>
          <w:szCs w:val="24"/>
          <w:lang w:val="en-US"/>
        </w:rPr>
        <w:t xml:space="preserve">). Overall, </w:t>
      </w:r>
      <w:r w:rsidR="004F3592" w:rsidRPr="00820490">
        <w:rPr>
          <w:rFonts w:ascii="Times New Roman" w:eastAsia="Times New Roman" w:hAnsi="Times New Roman" w:cs="Times New Roman"/>
          <w:sz w:val="24"/>
          <w:szCs w:val="24"/>
          <w:lang w:val="en-US"/>
        </w:rPr>
        <w:t>most</w:t>
      </w:r>
      <w:r w:rsidRPr="00820490">
        <w:rPr>
          <w:rFonts w:ascii="Times New Roman" w:eastAsia="Times New Roman" w:hAnsi="Times New Roman" w:cs="Times New Roman"/>
          <w:sz w:val="24"/>
          <w:szCs w:val="24"/>
          <w:lang w:val="en-US"/>
        </w:rPr>
        <w:t xml:space="preserve"> participants stated they were successfully immersed in the experience (</w:t>
      </w:r>
      <w:r w:rsidRPr="00820490">
        <w:rPr>
          <w:rFonts w:ascii="Times New Roman" w:eastAsia="Times New Roman" w:hAnsi="Times New Roman" w:cs="Times New Roman"/>
          <w:i/>
          <w:sz w:val="24"/>
          <w:szCs w:val="24"/>
          <w:lang w:val="en-US"/>
        </w:rPr>
        <w:t>M</w:t>
      </w:r>
      <w:r w:rsidRPr="00820490">
        <w:rPr>
          <w:rFonts w:ascii="Times New Roman" w:eastAsia="Times New Roman" w:hAnsi="Times New Roman" w:cs="Times New Roman"/>
          <w:sz w:val="24"/>
          <w:szCs w:val="24"/>
          <w:lang w:val="en-US"/>
        </w:rPr>
        <w:t xml:space="preserve"> = 3.8, </w:t>
      </w:r>
      <w:r w:rsidRPr="00820490">
        <w:rPr>
          <w:rFonts w:ascii="Times New Roman" w:eastAsia="Times New Roman" w:hAnsi="Times New Roman" w:cs="Times New Roman"/>
          <w:i/>
          <w:sz w:val="24"/>
          <w:szCs w:val="24"/>
          <w:lang w:val="en-US"/>
        </w:rPr>
        <w:t>SD</w:t>
      </w:r>
      <w:r w:rsidRPr="00820490">
        <w:rPr>
          <w:rFonts w:ascii="Times New Roman" w:eastAsia="Times New Roman" w:hAnsi="Times New Roman" w:cs="Times New Roman"/>
          <w:sz w:val="24"/>
          <w:szCs w:val="24"/>
          <w:lang w:val="en-US"/>
        </w:rPr>
        <w:t xml:space="preserve"> = 0.9).</w:t>
      </w:r>
    </w:p>
    <w:p w14:paraId="00C856B7"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B8" w14:textId="64CEE79F" w:rsidR="00AA525C" w:rsidRPr="00820490" w:rsidRDefault="00AC02E2">
      <w:pPr>
        <w:spacing w:line="360" w:lineRule="auto"/>
        <w:rPr>
          <w:rFonts w:ascii="Times New Roman" w:eastAsia="Times New Roman" w:hAnsi="Times New Roman" w:cs="Times New Roman"/>
          <w:b/>
          <w:sz w:val="24"/>
          <w:szCs w:val="24"/>
          <w:lang w:val="en-US"/>
        </w:rPr>
      </w:pPr>
      <w:ins w:id="198" w:author="Maurizio Sicorello" w:date="2025-04-01T17:29:00Z" w16du:dateUtc="2025-04-01T15:29:00Z">
        <w:r>
          <w:rPr>
            <w:rFonts w:ascii="Times New Roman" w:eastAsia="Times New Roman" w:hAnsi="Times New Roman" w:cs="Times New Roman"/>
            <w:b/>
            <w:sz w:val="24"/>
            <w:szCs w:val="24"/>
            <w:lang w:val="en-US"/>
          </w:rPr>
          <w:t>Basic f</w:t>
        </w:r>
      </w:ins>
      <w:del w:id="199" w:author="Maurizio Sicorello" w:date="2025-04-01T17:29:00Z" w16du:dateUtc="2025-04-01T15:29:00Z">
        <w:r w:rsidR="005F5AD8" w:rsidRPr="00820490" w:rsidDel="00AC02E2">
          <w:rPr>
            <w:rFonts w:ascii="Times New Roman" w:eastAsia="Times New Roman" w:hAnsi="Times New Roman" w:cs="Times New Roman"/>
            <w:b/>
            <w:sz w:val="24"/>
            <w:szCs w:val="24"/>
            <w:lang w:val="en-US"/>
          </w:rPr>
          <w:delText>F</w:delText>
        </w:r>
      </w:del>
      <w:r w:rsidR="005F5AD8" w:rsidRPr="00820490">
        <w:rPr>
          <w:rFonts w:ascii="Times New Roman" w:eastAsia="Times New Roman" w:hAnsi="Times New Roman" w:cs="Times New Roman"/>
          <w:b/>
          <w:sz w:val="24"/>
          <w:szCs w:val="24"/>
          <w:lang w:val="en-US"/>
        </w:rPr>
        <w:t>actor structure</w:t>
      </w:r>
      <w:ins w:id="200" w:author="Maurizio Sicorello" w:date="2025-04-01T17:25:00Z" w16du:dateUtc="2025-04-01T15:25:00Z">
        <w:r w:rsidR="00B91CE0">
          <w:rPr>
            <w:rFonts w:ascii="Times New Roman" w:eastAsia="Times New Roman" w:hAnsi="Times New Roman" w:cs="Times New Roman"/>
            <w:b/>
            <w:sz w:val="24"/>
            <w:szCs w:val="24"/>
            <w:lang w:val="en-US"/>
          </w:rPr>
          <w:t xml:space="preserve"> and extended higher</w:t>
        </w:r>
      </w:ins>
      <w:ins w:id="201" w:author="Maurizio Sicorello" w:date="2025-04-01T17:29:00Z" w16du:dateUtc="2025-04-01T15:29:00Z">
        <w:r>
          <w:rPr>
            <w:rFonts w:ascii="Times New Roman" w:eastAsia="Times New Roman" w:hAnsi="Times New Roman" w:cs="Times New Roman"/>
            <w:b/>
            <w:sz w:val="24"/>
            <w:szCs w:val="24"/>
            <w:lang w:val="en-US"/>
          </w:rPr>
          <w:t>-</w:t>
        </w:r>
      </w:ins>
      <w:ins w:id="202" w:author="Maurizio Sicorello" w:date="2025-04-01T17:25:00Z" w16du:dateUtc="2025-04-01T15:25:00Z">
        <w:r w:rsidR="00B91CE0">
          <w:rPr>
            <w:rFonts w:ascii="Times New Roman" w:eastAsia="Times New Roman" w:hAnsi="Times New Roman" w:cs="Times New Roman"/>
            <w:b/>
            <w:sz w:val="24"/>
            <w:szCs w:val="24"/>
            <w:lang w:val="en-US"/>
          </w:rPr>
          <w:t>order</w:t>
        </w:r>
      </w:ins>
      <w:ins w:id="203" w:author="Maurizio Sicorello" w:date="2025-04-01T17:26:00Z" w16du:dateUtc="2025-04-01T15:26:00Z">
        <w:r w:rsidR="00B91CE0">
          <w:rPr>
            <w:rFonts w:ascii="Times New Roman" w:eastAsia="Times New Roman" w:hAnsi="Times New Roman" w:cs="Times New Roman"/>
            <w:b/>
            <w:sz w:val="24"/>
            <w:szCs w:val="24"/>
            <w:lang w:val="en-US"/>
          </w:rPr>
          <w:t xml:space="preserve"> models</w:t>
        </w:r>
      </w:ins>
      <w:r w:rsidR="005F5AD8" w:rsidRPr="00820490">
        <w:rPr>
          <w:rFonts w:ascii="Times New Roman" w:eastAsia="Times New Roman" w:hAnsi="Times New Roman" w:cs="Times New Roman"/>
          <w:b/>
          <w:sz w:val="24"/>
          <w:szCs w:val="24"/>
          <w:lang w:val="en-US"/>
        </w:rPr>
        <w:t xml:space="preserve"> (H2)</w:t>
      </w:r>
    </w:p>
    <w:p w14:paraId="00C856B9" w14:textId="3FBE1A3D"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w:t>
      </w:r>
      <w:r w:rsidRPr="00820490">
        <w:rPr>
          <w:rFonts w:ascii="Times New Roman" w:eastAsia="Times New Roman" w:hAnsi="Times New Roman" w:cs="Times New Roman"/>
          <w:sz w:val="24"/>
          <w:szCs w:val="24"/>
          <w:lang w:val="en-US"/>
        </w:rPr>
        <w:lastRenderedPageBreak/>
        <w:t xml:space="preserve">conformed to the original S-DERS validation </w:t>
      </w:r>
      <w:r w:rsidR="00CD684C"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two cross-loadings (Table 2): Item 17 of the Modulate scale (“My emotions feel out of control”) had a substantial cross-loading of .46 on the Clarity factor; item 7 of the Clarity scale had a substantial cross-loading of .37 on the Awareness factor (see discussion).</w:t>
      </w:r>
    </w:p>
    <w:p w14:paraId="00C856BA" w14:textId="3F31BA49"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four factors were moderately to highly correlated, with the lowest correlation between Modulate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and the largest between Modulate and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.58) the latter being visible as a large block in Figure 2a. Notably, this correlation was even higher in the validation of the original S-DERS. In-between were the correlations for Non-Acceptance and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.30), Non-Acceptance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.43), Awareness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.35), and Modulate and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.41). Overall, this pattern of factor correlations resembled those of the original S-DERS validation, </w:t>
      </w:r>
      <w:r w:rsidR="0047442D" w:rsidRPr="00820490">
        <w:rPr>
          <w:rFonts w:ascii="Times New Roman" w:eastAsia="Times New Roman" w:hAnsi="Times New Roman" w:cs="Times New Roman"/>
          <w:sz w:val="24"/>
          <w:szCs w:val="24"/>
          <w:lang w:val="en-US"/>
        </w:rPr>
        <w:t>except for</w:t>
      </w:r>
      <w:r w:rsidRPr="00820490">
        <w:rPr>
          <w:rFonts w:ascii="Times New Roman" w:eastAsia="Times New Roman" w:hAnsi="Times New Roman" w:cs="Times New Roman"/>
          <w:sz w:val="24"/>
          <w:szCs w:val="24"/>
          <w:lang w:val="en-US"/>
        </w:rPr>
        <w:t xml:space="preserve"> larger correlations between the Awareness scale and the remaining three scales.</w:t>
      </w:r>
    </w:p>
    <w:p w14:paraId="00C856BB" w14:textId="77777777"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14:paraId="00C856BC" w14:textId="7FECEF22" w:rsidR="00AA525C" w:rsidRPr="00820490" w:rsidRDefault="003E1D74">
      <w:pPr>
        <w:spacing w:line="360" w:lineRule="auto"/>
        <w:ind w:firstLine="720"/>
        <w:rPr>
          <w:rFonts w:ascii="Times New Roman" w:eastAsia="Times New Roman" w:hAnsi="Times New Roman" w:cs="Times New Roman"/>
          <w:sz w:val="24"/>
          <w:szCs w:val="24"/>
        </w:rPr>
      </w:pPr>
      <w:r w:rsidRPr="003E1D74">
        <w:rPr>
          <w:rFonts w:ascii="Times New Roman" w:eastAsia="Times New Roman" w:hAnsi="Times New Roman" w:cs="Times New Roman"/>
          <w:noProof/>
          <w:sz w:val="24"/>
          <w:szCs w:val="24"/>
        </w:rPr>
        <w:drawing>
          <wp:inline distT="0" distB="0" distL="0" distR="0" wp14:anchorId="3F9EF25F" wp14:editId="5BAE3D0E">
            <wp:extent cx="5733415" cy="2892425"/>
            <wp:effectExtent l="0" t="0" r="635" b="3175"/>
            <wp:docPr id="1468585314" name="Grafik 1" descr="Ein Bild, das Text, Diagramm, Blum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85314" name="Grafik 1" descr="Ein Bild, das Text, Diagramm, Blume enthält.&#10;&#10;Automatisch generierte Beschreibung"/>
                    <pic:cNvPicPr/>
                  </pic:nvPicPr>
                  <pic:blipFill>
                    <a:blip r:embed="rId8"/>
                    <a:stretch>
                      <a:fillRect/>
                    </a:stretch>
                  </pic:blipFill>
                  <pic:spPr>
                    <a:xfrm>
                      <a:off x="0" y="0"/>
                      <a:ext cx="5733415" cy="2892425"/>
                    </a:xfrm>
                    <a:prstGeom prst="rect">
                      <a:avLst/>
                    </a:prstGeom>
                  </pic:spPr>
                </pic:pic>
              </a:graphicData>
            </a:graphic>
          </wp:inline>
        </w:drawing>
      </w:r>
    </w:p>
    <w:p w14:paraId="00C856BD" w14:textId="77777777" w:rsidR="00AA525C" w:rsidRPr="00820490" w:rsidRDefault="005F5AD8">
      <w:pPr>
        <w:spacing w:line="360" w:lineRule="auto"/>
        <w:rPr>
          <w:rFonts w:ascii="Times New Roman" w:eastAsia="Times New Roman" w:hAnsi="Times New Roman" w:cs="Times New Roman"/>
          <w:sz w:val="24"/>
          <w:szCs w:val="24"/>
        </w:rPr>
      </w:pPr>
      <w:r w:rsidRPr="00820490">
        <w:rPr>
          <w:rFonts w:ascii="Times New Roman" w:eastAsia="Times New Roman" w:hAnsi="Times New Roman" w:cs="Times New Roman"/>
          <w:b/>
          <w:sz w:val="24"/>
          <w:szCs w:val="24"/>
          <w:lang w:val="en-US"/>
        </w:rPr>
        <w:t xml:space="preserve">Figure 2. </w:t>
      </w:r>
      <w:r w:rsidRPr="00820490">
        <w:rPr>
          <w:rFonts w:ascii="Times New Roman" w:eastAsia="Times New Roman" w:hAnsi="Times New Roman" w:cs="Times New Roman"/>
          <w:sz w:val="24"/>
          <w:szCs w:val="24"/>
          <w:lang w:val="en-US"/>
        </w:rPr>
        <w:t xml:space="preserve">(a) Correlations between S-DERS items. Clusters were determined using hierarchical agglomerative clustering with complete linkage. </w:t>
      </w:r>
      <w:r w:rsidRPr="00820490">
        <w:rPr>
          <w:rFonts w:ascii="Times New Roman" w:eastAsia="Times New Roman" w:hAnsi="Times New Roman" w:cs="Times New Roman"/>
          <w:sz w:val="24"/>
          <w:szCs w:val="24"/>
        </w:rPr>
        <w:t>(b) Network analysis based on the partial correlation matrix.</w:t>
      </w:r>
    </w:p>
    <w:p w14:paraId="00C856BE" w14:textId="77777777" w:rsidR="00AA525C" w:rsidRPr="00820490" w:rsidRDefault="00AA525C">
      <w:pPr>
        <w:spacing w:line="360" w:lineRule="auto"/>
        <w:rPr>
          <w:rFonts w:ascii="Times New Roman" w:eastAsia="Times New Roman" w:hAnsi="Times New Roman" w:cs="Times New Roman"/>
          <w:sz w:val="24"/>
          <w:szCs w:val="24"/>
        </w:rPr>
      </w:pPr>
    </w:p>
    <w:tbl>
      <w:tblPr>
        <w:tblW w:w="5000" w:type="pct"/>
        <w:jc w:val="center"/>
        <w:tblLook w:val="0420" w:firstRow="1" w:lastRow="0" w:firstColumn="0" w:lastColumn="0" w:noHBand="0" w:noVBand="1"/>
      </w:tblPr>
      <w:tblGrid>
        <w:gridCol w:w="1001"/>
        <w:gridCol w:w="806"/>
        <w:gridCol w:w="951"/>
        <w:gridCol w:w="690"/>
        <w:gridCol w:w="690"/>
        <w:gridCol w:w="799"/>
        <w:gridCol w:w="799"/>
        <w:gridCol w:w="690"/>
        <w:gridCol w:w="526"/>
        <w:gridCol w:w="1267"/>
        <w:gridCol w:w="810"/>
      </w:tblGrid>
      <w:tr w:rsidR="00510481" w:rsidRPr="00553813" w14:paraId="29AA672D" w14:textId="77777777" w:rsidTr="00E631AD">
        <w:trPr>
          <w:trHeight w:val="20"/>
          <w:tblHeader/>
          <w:jc w:val="center"/>
        </w:trPr>
        <w:tc>
          <w:tcPr>
            <w:tcW w:w="568" w:type="pct"/>
            <w:shd w:val="clear" w:color="auto" w:fill="FFFFFF"/>
            <w:tcMar>
              <w:top w:w="0" w:type="dxa"/>
              <w:left w:w="0" w:type="dxa"/>
              <w:bottom w:w="0" w:type="dxa"/>
              <w:right w:w="0" w:type="dxa"/>
            </w:tcMar>
            <w:vAlign w:val="center"/>
          </w:tcPr>
          <w:p w14:paraId="39385316"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510481">
              <w:rPr>
                <w:rFonts w:ascii="Times New Roman" w:hAnsi="Times New Roman" w:cs="Times New Roman"/>
                <w:b/>
                <w:bCs/>
              </w:rPr>
              <w:lastRenderedPageBreak/>
              <w:t>Table 1</w:t>
            </w:r>
          </w:p>
        </w:tc>
        <w:tc>
          <w:tcPr>
            <w:tcW w:w="450" w:type="pct"/>
            <w:shd w:val="clear" w:color="auto" w:fill="FFFFFF"/>
            <w:tcMar>
              <w:top w:w="0" w:type="dxa"/>
              <w:left w:w="0" w:type="dxa"/>
              <w:bottom w:w="0" w:type="dxa"/>
              <w:right w:w="0" w:type="dxa"/>
            </w:tcMar>
            <w:vAlign w:val="center"/>
          </w:tcPr>
          <w:p w14:paraId="40D8417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531" w:type="pct"/>
            <w:shd w:val="clear" w:color="auto" w:fill="FFFFFF"/>
            <w:tcMar>
              <w:top w:w="0" w:type="dxa"/>
              <w:left w:w="0" w:type="dxa"/>
              <w:bottom w:w="0" w:type="dxa"/>
              <w:right w:w="0" w:type="dxa"/>
            </w:tcMar>
            <w:vAlign w:val="center"/>
          </w:tcPr>
          <w:p w14:paraId="43536CB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27E41B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70AC84F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2574DB8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46" w:type="pct"/>
            <w:shd w:val="clear" w:color="auto" w:fill="FFFFFF"/>
            <w:tcMar>
              <w:top w:w="0" w:type="dxa"/>
              <w:left w:w="0" w:type="dxa"/>
              <w:bottom w:w="0" w:type="dxa"/>
              <w:right w:w="0" w:type="dxa"/>
            </w:tcMar>
            <w:vAlign w:val="center"/>
          </w:tcPr>
          <w:p w14:paraId="0F15C87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385" w:type="pct"/>
            <w:shd w:val="clear" w:color="auto" w:fill="FFFFFF"/>
            <w:tcMar>
              <w:top w:w="0" w:type="dxa"/>
              <w:left w:w="0" w:type="dxa"/>
              <w:bottom w:w="0" w:type="dxa"/>
              <w:right w:w="0" w:type="dxa"/>
            </w:tcMar>
            <w:vAlign w:val="center"/>
          </w:tcPr>
          <w:p w14:paraId="51B96170" w14:textId="77777777" w:rsid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294" w:type="pct"/>
            <w:shd w:val="clear" w:color="auto" w:fill="FFFFFF"/>
            <w:tcMar>
              <w:top w:w="0" w:type="dxa"/>
              <w:left w:w="0" w:type="dxa"/>
              <w:bottom w:w="0" w:type="dxa"/>
              <w:right w:w="0" w:type="dxa"/>
            </w:tcMar>
            <w:vAlign w:val="center"/>
          </w:tcPr>
          <w:p w14:paraId="4FDBF375"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color w:val="000000"/>
              </w:rPr>
            </w:pPr>
          </w:p>
        </w:tc>
        <w:tc>
          <w:tcPr>
            <w:tcW w:w="709" w:type="pct"/>
            <w:shd w:val="clear" w:color="auto" w:fill="FFFFFF"/>
            <w:tcMar>
              <w:top w:w="0" w:type="dxa"/>
              <w:left w:w="0" w:type="dxa"/>
              <w:bottom w:w="0" w:type="dxa"/>
              <w:right w:w="0" w:type="dxa"/>
            </w:tcMar>
            <w:vAlign w:val="center"/>
          </w:tcPr>
          <w:p w14:paraId="4417AD5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c>
          <w:tcPr>
            <w:tcW w:w="403" w:type="pct"/>
            <w:shd w:val="clear" w:color="auto" w:fill="FFFFFF"/>
            <w:tcMar>
              <w:top w:w="0" w:type="dxa"/>
              <w:left w:w="0" w:type="dxa"/>
              <w:bottom w:w="0" w:type="dxa"/>
              <w:right w:w="0" w:type="dxa"/>
            </w:tcMar>
            <w:vAlign w:val="center"/>
          </w:tcPr>
          <w:p w14:paraId="5B60BFC9" w14:textId="77777777" w:rsidR="00510481" w:rsidRPr="00E57AB9"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rPr>
            </w:pPr>
          </w:p>
        </w:tc>
      </w:tr>
      <w:tr w:rsidR="00510481" w:rsidRPr="00944643" w14:paraId="33148E19" w14:textId="77777777" w:rsidTr="00E631AD">
        <w:trPr>
          <w:trHeight w:val="20"/>
          <w:tblHeader/>
          <w:jc w:val="center"/>
        </w:trPr>
        <w:tc>
          <w:tcPr>
            <w:tcW w:w="5000" w:type="pct"/>
            <w:gridSpan w:val="11"/>
            <w:tcBorders>
              <w:bottom w:val="single" w:sz="12" w:space="0" w:color="auto"/>
            </w:tcBorders>
            <w:shd w:val="clear" w:color="auto" w:fill="FFFFFF"/>
            <w:tcMar>
              <w:top w:w="0" w:type="dxa"/>
              <w:left w:w="0" w:type="dxa"/>
              <w:bottom w:w="0" w:type="dxa"/>
              <w:right w:w="0" w:type="dxa"/>
            </w:tcMar>
            <w:vAlign w:val="center"/>
          </w:tcPr>
          <w:p w14:paraId="0944E512"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510481">
              <w:rPr>
                <w:rFonts w:ascii="Times New Roman" w:hAnsi="Times New Roman" w:cs="Times New Roman"/>
                <w:i/>
                <w:iCs/>
                <w:color w:val="000000"/>
                <w:lang w:val="en-US"/>
              </w:rPr>
              <w:t>Fit measures and inferential statistics for competing structural equation models</w:t>
            </w:r>
          </w:p>
        </w:tc>
      </w:tr>
      <w:tr w:rsidR="00510481" w:rsidRPr="00553813" w14:paraId="4CDC5361" w14:textId="77777777" w:rsidTr="00E631AD">
        <w:trPr>
          <w:trHeight w:val="20"/>
          <w:tblHeader/>
          <w:jc w:val="center"/>
        </w:trPr>
        <w:tc>
          <w:tcPr>
            <w:tcW w:w="568"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369C3584"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450"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1BDDA0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SRMR</w:t>
            </w:r>
          </w:p>
        </w:tc>
        <w:tc>
          <w:tcPr>
            <w:tcW w:w="531"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B62068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RMSEA</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AA2180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CFI</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478199D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TLI</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F7B54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AIC</w:t>
            </w:r>
          </w:p>
        </w:tc>
        <w:tc>
          <w:tcPr>
            <w:tcW w:w="446"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6F16AE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BIC</w:t>
            </w:r>
          </w:p>
        </w:tc>
        <w:tc>
          <w:tcPr>
            <w:tcW w:w="385"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169E4C00"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Pr>
                <w:rFonts w:ascii="Times New Roman" w:hAnsi="Times New Roman" w:cs="Times New Roman"/>
                <w:color w:val="000000"/>
              </w:rPr>
              <w:t>Ӽ</w:t>
            </w:r>
            <w:r w:rsidRPr="00553813">
              <w:rPr>
                <w:rFonts w:ascii="Times New Roman" w:hAnsi="Times New Roman" w:cs="Times New Roman"/>
                <w:color w:val="000000"/>
              </w:rPr>
              <w:t>²</w:t>
            </w:r>
          </w:p>
        </w:tc>
        <w:tc>
          <w:tcPr>
            <w:tcW w:w="294"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51D6650E" w14:textId="77777777" w:rsidR="00510481" w:rsidRPr="00447820"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i/>
                <w:iCs/>
              </w:rPr>
            </w:pPr>
            <w:r w:rsidRPr="00447820">
              <w:rPr>
                <w:rFonts w:ascii="Times New Roman" w:hAnsi="Times New Roman" w:cs="Times New Roman"/>
                <w:i/>
                <w:iCs/>
                <w:color w:val="000000"/>
              </w:rPr>
              <w:t>df</w:t>
            </w:r>
          </w:p>
        </w:tc>
        <w:tc>
          <w:tcPr>
            <w:tcW w:w="709"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28EFA7BF"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Model Comparison</w:t>
            </w:r>
          </w:p>
        </w:tc>
        <w:tc>
          <w:tcPr>
            <w:tcW w:w="403" w:type="pct"/>
            <w:tcBorders>
              <w:top w:val="single" w:sz="12" w:space="0" w:color="auto"/>
              <w:bottom w:val="single" w:sz="4" w:space="0" w:color="auto"/>
            </w:tcBorders>
            <w:shd w:val="clear" w:color="auto" w:fill="FFFFFF"/>
            <w:tcMar>
              <w:top w:w="0" w:type="dxa"/>
              <w:left w:w="0" w:type="dxa"/>
              <w:bottom w:w="0" w:type="dxa"/>
              <w:right w:w="0" w:type="dxa"/>
            </w:tcMar>
            <w:vAlign w:val="center"/>
          </w:tcPr>
          <w:p w14:paraId="0D03262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E57AB9">
              <w:rPr>
                <w:rFonts w:ascii="Times New Roman" w:hAnsi="Times New Roman" w:cs="Times New Roman"/>
                <w:i/>
                <w:iCs/>
                <w:color w:val="000000"/>
              </w:rPr>
              <w:t>p</w:t>
            </w:r>
            <w:r w:rsidRPr="00553813">
              <w:rPr>
                <w:rFonts w:ascii="Times New Roman" w:hAnsi="Times New Roman" w:cs="Times New Roman"/>
                <w:color w:val="000000"/>
              </w:rPr>
              <w:t>-Value</w:t>
            </w:r>
          </w:p>
        </w:tc>
      </w:tr>
      <w:tr w:rsidR="00510481" w:rsidRPr="00553813" w14:paraId="5731ADC4" w14:textId="77777777" w:rsidTr="00E631AD">
        <w:trPr>
          <w:trHeight w:val="20"/>
          <w:jc w:val="center"/>
        </w:trPr>
        <w:tc>
          <w:tcPr>
            <w:tcW w:w="568" w:type="pct"/>
            <w:tcBorders>
              <w:top w:val="single" w:sz="4" w:space="0" w:color="auto"/>
            </w:tcBorders>
            <w:shd w:val="clear" w:color="auto" w:fill="FFFFFF"/>
            <w:tcMar>
              <w:top w:w="0" w:type="dxa"/>
              <w:left w:w="0" w:type="dxa"/>
              <w:bottom w:w="0" w:type="dxa"/>
              <w:right w:w="0" w:type="dxa"/>
            </w:tcMar>
            <w:vAlign w:val="center"/>
          </w:tcPr>
          <w:p w14:paraId="3B77919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CFA </w:t>
            </w:r>
            <w:r>
              <w:rPr>
                <w:rFonts w:ascii="Times New Roman" w:hAnsi="Times New Roman" w:cs="Times New Roman"/>
                <w:color w:val="000000"/>
              </w:rPr>
              <w:br/>
              <w:t>S</w:t>
            </w:r>
            <w:r w:rsidRPr="00553813">
              <w:rPr>
                <w:rFonts w:ascii="Times New Roman" w:hAnsi="Times New Roman" w:cs="Times New Roman"/>
                <w:color w:val="000000"/>
              </w:rPr>
              <w:t>imple Structure</w:t>
            </w:r>
          </w:p>
        </w:tc>
        <w:tc>
          <w:tcPr>
            <w:tcW w:w="450" w:type="pct"/>
            <w:tcBorders>
              <w:top w:val="single" w:sz="4" w:space="0" w:color="auto"/>
            </w:tcBorders>
            <w:shd w:val="clear" w:color="auto" w:fill="FFFFFF"/>
            <w:tcMar>
              <w:top w:w="0" w:type="dxa"/>
              <w:left w:w="0" w:type="dxa"/>
              <w:bottom w:w="0" w:type="dxa"/>
              <w:right w:w="0" w:type="dxa"/>
            </w:tcMar>
            <w:vAlign w:val="center"/>
          </w:tcPr>
          <w:p w14:paraId="7518660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531" w:type="pct"/>
            <w:tcBorders>
              <w:top w:val="single" w:sz="4" w:space="0" w:color="auto"/>
            </w:tcBorders>
            <w:shd w:val="clear" w:color="auto" w:fill="FFFFFF"/>
            <w:tcMar>
              <w:top w:w="0" w:type="dxa"/>
              <w:left w:w="0" w:type="dxa"/>
              <w:bottom w:w="0" w:type="dxa"/>
              <w:right w:w="0" w:type="dxa"/>
            </w:tcMar>
            <w:vAlign w:val="center"/>
          </w:tcPr>
          <w:p w14:paraId="440E17A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0.094</w:t>
            </w:r>
          </w:p>
        </w:tc>
        <w:tc>
          <w:tcPr>
            <w:tcW w:w="385" w:type="pct"/>
            <w:tcBorders>
              <w:top w:val="single" w:sz="4" w:space="0" w:color="auto"/>
            </w:tcBorders>
            <w:shd w:val="clear" w:color="auto" w:fill="FFFFFF"/>
            <w:tcMar>
              <w:top w:w="0" w:type="dxa"/>
              <w:left w:w="0" w:type="dxa"/>
              <w:bottom w:w="0" w:type="dxa"/>
              <w:right w:w="0" w:type="dxa"/>
            </w:tcMar>
            <w:vAlign w:val="center"/>
          </w:tcPr>
          <w:p w14:paraId="6BADE25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0.850</w:t>
            </w:r>
          </w:p>
        </w:tc>
        <w:tc>
          <w:tcPr>
            <w:tcW w:w="385" w:type="pct"/>
            <w:tcBorders>
              <w:top w:val="single" w:sz="4" w:space="0" w:color="auto"/>
            </w:tcBorders>
            <w:shd w:val="clear" w:color="auto" w:fill="FFFFFF"/>
            <w:tcMar>
              <w:top w:w="0" w:type="dxa"/>
              <w:left w:w="0" w:type="dxa"/>
              <w:bottom w:w="0" w:type="dxa"/>
              <w:right w:w="0" w:type="dxa"/>
            </w:tcMar>
            <w:vAlign w:val="center"/>
          </w:tcPr>
          <w:p w14:paraId="08D115C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0.828</w:t>
            </w:r>
          </w:p>
        </w:tc>
        <w:tc>
          <w:tcPr>
            <w:tcW w:w="446" w:type="pct"/>
            <w:tcBorders>
              <w:top w:val="single" w:sz="4" w:space="0" w:color="auto"/>
            </w:tcBorders>
            <w:shd w:val="clear" w:color="auto" w:fill="FFFFFF"/>
            <w:tcMar>
              <w:top w:w="0" w:type="dxa"/>
              <w:left w:w="0" w:type="dxa"/>
              <w:bottom w:w="0" w:type="dxa"/>
              <w:right w:w="0" w:type="dxa"/>
            </w:tcMar>
            <w:vAlign w:val="center"/>
          </w:tcPr>
          <w:p w14:paraId="583E060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10,849</w:t>
            </w:r>
          </w:p>
        </w:tc>
        <w:tc>
          <w:tcPr>
            <w:tcW w:w="446" w:type="pct"/>
            <w:tcBorders>
              <w:top w:val="single" w:sz="4" w:space="0" w:color="auto"/>
            </w:tcBorders>
            <w:shd w:val="clear" w:color="auto" w:fill="FFFFFF"/>
            <w:tcMar>
              <w:top w:w="0" w:type="dxa"/>
              <w:left w:w="0" w:type="dxa"/>
              <w:bottom w:w="0" w:type="dxa"/>
              <w:right w:w="0" w:type="dxa"/>
            </w:tcMar>
            <w:vAlign w:val="center"/>
          </w:tcPr>
          <w:p w14:paraId="5E7B23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11,011</w:t>
            </w:r>
          </w:p>
        </w:tc>
        <w:tc>
          <w:tcPr>
            <w:tcW w:w="385" w:type="pct"/>
            <w:tcBorders>
              <w:top w:val="single" w:sz="4" w:space="0" w:color="auto"/>
            </w:tcBorders>
            <w:shd w:val="clear" w:color="auto" w:fill="FFFFFF"/>
            <w:tcMar>
              <w:top w:w="0" w:type="dxa"/>
              <w:left w:w="0" w:type="dxa"/>
              <w:bottom w:w="0" w:type="dxa"/>
              <w:right w:w="0" w:type="dxa"/>
            </w:tcMar>
            <w:vAlign w:val="center"/>
          </w:tcPr>
          <w:p w14:paraId="351B10BA"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527.6</w:t>
            </w:r>
          </w:p>
        </w:tc>
        <w:tc>
          <w:tcPr>
            <w:tcW w:w="294" w:type="pct"/>
            <w:tcBorders>
              <w:top w:val="single" w:sz="4" w:space="0" w:color="auto"/>
            </w:tcBorders>
            <w:shd w:val="clear" w:color="auto" w:fill="FFFFFF"/>
            <w:tcMar>
              <w:top w:w="0" w:type="dxa"/>
              <w:left w:w="0" w:type="dxa"/>
              <w:bottom w:w="0" w:type="dxa"/>
              <w:right w:w="0" w:type="dxa"/>
            </w:tcMar>
            <w:vAlign w:val="center"/>
          </w:tcPr>
          <w:p w14:paraId="6A5D81B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183</w:t>
            </w:r>
          </w:p>
        </w:tc>
        <w:tc>
          <w:tcPr>
            <w:tcW w:w="709" w:type="pct"/>
            <w:tcBorders>
              <w:top w:val="single" w:sz="4" w:space="0" w:color="auto"/>
            </w:tcBorders>
            <w:shd w:val="clear" w:color="auto" w:fill="FFFFFF"/>
            <w:tcMar>
              <w:top w:w="0" w:type="dxa"/>
              <w:left w:w="0" w:type="dxa"/>
              <w:bottom w:w="0" w:type="dxa"/>
              <w:right w:w="0" w:type="dxa"/>
            </w:tcMar>
            <w:vAlign w:val="center"/>
          </w:tcPr>
          <w:p w14:paraId="2045402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403" w:type="pct"/>
            <w:tcBorders>
              <w:top w:val="single" w:sz="4" w:space="0" w:color="auto"/>
            </w:tcBorders>
            <w:shd w:val="clear" w:color="auto" w:fill="FFFFFF"/>
            <w:tcMar>
              <w:top w:w="0" w:type="dxa"/>
              <w:left w:w="0" w:type="dxa"/>
              <w:bottom w:w="0" w:type="dxa"/>
              <w:right w:w="0" w:type="dxa"/>
            </w:tcMar>
            <w:vAlign w:val="center"/>
          </w:tcPr>
          <w:p w14:paraId="1BBA5A9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r>
      <w:tr w:rsidR="00510481" w:rsidRPr="00553813" w14:paraId="30010117" w14:textId="77777777" w:rsidTr="00E631AD">
        <w:trPr>
          <w:trHeight w:val="20"/>
          <w:jc w:val="center"/>
        </w:trPr>
        <w:tc>
          <w:tcPr>
            <w:tcW w:w="568" w:type="pct"/>
            <w:shd w:val="clear" w:color="auto" w:fill="FFFFFF"/>
            <w:tcMar>
              <w:top w:w="0" w:type="dxa"/>
              <w:left w:w="0" w:type="dxa"/>
              <w:bottom w:w="0" w:type="dxa"/>
              <w:right w:w="0" w:type="dxa"/>
            </w:tcMar>
            <w:vAlign w:val="center"/>
          </w:tcPr>
          <w:p w14:paraId="27E4156A" w14:textId="6214DC1C"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Cross-</w:t>
            </w:r>
            <w:r w:rsidR="002473C1">
              <w:rPr>
                <w:rFonts w:ascii="Times New Roman" w:hAnsi="Times New Roman" w:cs="Times New Roman"/>
                <w:color w:val="000000"/>
              </w:rPr>
              <w:t>l</w:t>
            </w:r>
            <w:r w:rsidRPr="00553813">
              <w:rPr>
                <w:rFonts w:ascii="Times New Roman" w:hAnsi="Times New Roman" w:cs="Times New Roman"/>
                <w:color w:val="000000"/>
              </w:rPr>
              <w:t>oadings</w:t>
            </w:r>
          </w:p>
        </w:tc>
        <w:tc>
          <w:tcPr>
            <w:tcW w:w="450" w:type="pct"/>
            <w:shd w:val="clear" w:color="auto" w:fill="FFFFFF"/>
            <w:tcMar>
              <w:top w:w="0" w:type="dxa"/>
              <w:left w:w="0" w:type="dxa"/>
              <w:bottom w:w="0" w:type="dxa"/>
              <w:right w:w="0" w:type="dxa"/>
            </w:tcMar>
            <w:vAlign w:val="center"/>
          </w:tcPr>
          <w:p w14:paraId="74165BD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0.039</w:t>
            </w:r>
          </w:p>
        </w:tc>
        <w:tc>
          <w:tcPr>
            <w:tcW w:w="531" w:type="pct"/>
            <w:shd w:val="clear" w:color="auto" w:fill="FFFFFF"/>
            <w:tcMar>
              <w:top w:w="0" w:type="dxa"/>
              <w:left w:w="0" w:type="dxa"/>
              <w:bottom w:w="0" w:type="dxa"/>
              <w:right w:w="0" w:type="dxa"/>
            </w:tcMar>
            <w:vAlign w:val="center"/>
          </w:tcPr>
          <w:p w14:paraId="18CE739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0.078</w:t>
            </w:r>
          </w:p>
        </w:tc>
        <w:tc>
          <w:tcPr>
            <w:tcW w:w="385" w:type="pct"/>
            <w:shd w:val="clear" w:color="auto" w:fill="FFFFFF"/>
            <w:tcMar>
              <w:top w:w="0" w:type="dxa"/>
              <w:left w:w="0" w:type="dxa"/>
              <w:bottom w:w="0" w:type="dxa"/>
              <w:right w:w="0" w:type="dxa"/>
            </w:tcMar>
            <w:vAlign w:val="center"/>
          </w:tcPr>
          <w:p w14:paraId="4335471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0.923</w:t>
            </w:r>
          </w:p>
        </w:tc>
        <w:tc>
          <w:tcPr>
            <w:tcW w:w="385" w:type="pct"/>
            <w:shd w:val="clear" w:color="auto" w:fill="FFFFFF"/>
            <w:tcMar>
              <w:top w:w="0" w:type="dxa"/>
              <w:left w:w="0" w:type="dxa"/>
              <w:bottom w:w="0" w:type="dxa"/>
              <w:right w:w="0" w:type="dxa"/>
            </w:tcMar>
            <w:vAlign w:val="center"/>
          </w:tcPr>
          <w:p w14:paraId="6DF51206"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0.881</w:t>
            </w:r>
          </w:p>
        </w:tc>
        <w:tc>
          <w:tcPr>
            <w:tcW w:w="446" w:type="pct"/>
            <w:shd w:val="clear" w:color="auto" w:fill="FFFFFF"/>
            <w:tcMar>
              <w:top w:w="0" w:type="dxa"/>
              <w:left w:w="0" w:type="dxa"/>
              <w:bottom w:w="0" w:type="dxa"/>
              <w:right w:w="0" w:type="dxa"/>
            </w:tcMar>
            <w:vAlign w:val="center"/>
          </w:tcPr>
          <w:p w14:paraId="6DC153C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10,729</w:t>
            </w:r>
          </w:p>
        </w:tc>
        <w:tc>
          <w:tcPr>
            <w:tcW w:w="446" w:type="pct"/>
            <w:shd w:val="clear" w:color="auto" w:fill="FFFFFF"/>
            <w:tcMar>
              <w:top w:w="0" w:type="dxa"/>
              <w:left w:w="0" w:type="dxa"/>
              <w:bottom w:w="0" w:type="dxa"/>
              <w:right w:w="0" w:type="dxa"/>
            </w:tcMar>
            <w:vAlign w:val="center"/>
          </w:tcPr>
          <w:p w14:paraId="2CB722C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11,049</w:t>
            </w:r>
          </w:p>
        </w:tc>
        <w:tc>
          <w:tcPr>
            <w:tcW w:w="385" w:type="pct"/>
            <w:shd w:val="clear" w:color="auto" w:fill="FFFFFF"/>
            <w:tcMar>
              <w:top w:w="0" w:type="dxa"/>
              <w:left w:w="0" w:type="dxa"/>
              <w:bottom w:w="0" w:type="dxa"/>
              <w:right w:w="0" w:type="dxa"/>
            </w:tcMar>
            <w:vAlign w:val="center"/>
          </w:tcPr>
          <w:p w14:paraId="08BD018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313.3</w:t>
            </w:r>
          </w:p>
        </w:tc>
        <w:tc>
          <w:tcPr>
            <w:tcW w:w="294" w:type="pct"/>
            <w:shd w:val="clear" w:color="auto" w:fill="FFFFFF"/>
            <w:tcMar>
              <w:top w:w="0" w:type="dxa"/>
              <w:left w:w="0" w:type="dxa"/>
              <w:bottom w:w="0" w:type="dxa"/>
              <w:right w:w="0" w:type="dxa"/>
            </w:tcMar>
            <w:vAlign w:val="center"/>
          </w:tcPr>
          <w:p w14:paraId="55F099D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136</w:t>
            </w:r>
          </w:p>
        </w:tc>
        <w:tc>
          <w:tcPr>
            <w:tcW w:w="709" w:type="pct"/>
            <w:shd w:val="clear" w:color="auto" w:fill="FFFFFF"/>
            <w:tcMar>
              <w:top w:w="0" w:type="dxa"/>
              <w:left w:w="0" w:type="dxa"/>
              <w:bottom w:w="0" w:type="dxa"/>
              <w:right w:w="0" w:type="dxa"/>
            </w:tcMar>
            <w:vAlign w:val="center"/>
          </w:tcPr>
          <w:p w14:paraId="0A49D7D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1</w:t>
            </w:r>
          </w:p>
        </w:tc>
        <w:tc>
          <w:tcPr>
            <w:tcW w:w="403" w:type="pct"/>
            <w:shd w:val="clear" w:color="auto" w:fill="FFFFFF"/>
            <w:tcMar>
              <w:top w:w="0" w:type="dxa"/>
              <w:left w:w="0" w:type="dxa"/>
              <w:bottom w:w="0" w:type="dxa"/>
              <w:right w:w="0" w:type="dxa"/>
            </w:tcMar>
            <w:vAlign w:val="center"/>
          </w:tcPr>
          <w:p w14:paraId="4DEA490B" w14:textId="46803B2D" w:rsidR="00510481" w:rsidRPr="00553813" w:rsidRDefault="00534270"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ins w:id="204" w:author="Maurizio Sicorello" w:date="2025-04-02T12:01:00Z" w16du:dateUtc="2025-04-02T10:01:00Z">
              <w:r>
                <w:rPr>
                  <w:rFonts w:ascii="Times New Roman" w:hAnsi="Times New Roman" w:cs="Times New Roman"/>
                  <w:color w:val="000000"/>
                </w:rPr>
                <w:t>≥</w:t>
              </w:r>
            </w:ins>
            <w:r w:rsidR="00510481" w:rsidRPr="00553813">
              <w:rPr>
                <w:rFonts w:ascii="Times New Roman" w:hAnsi="Times New Roman" w:cs="Times New Roman"/>
                <w:color w:val="000000"/>
              </w:rPr>
              <w:t>0</w:t>
            </w:r>
            <w:ins w:id="205" w:author="Maurizio Sicorello" w:date="2025-04-02T12:01:00Z" w16du:dateUtc="2025-04-02T10:01:00Z">
              <w:r w:rsidR="00C03B00">
                <w:rPr>
                  <w:rFonts w:ascii="Times New Roman" w:hAnsi="Times New Roman" w:cs="Times New Roman"/>
                  <w:color w:val="000000"/>
                </w:rPr>
                <w:t>.001</w:t>
              </w:r>
            </w:ins>
          </w:p>
        </w:tc>
      </w:tr>
      <w:tr w:rsidR="00510481" w:rsidRPr="00553813" w14:paraId="79F0D3AA" w14:textId="77777777" w:rsidTr="00E631AD">
        <w:trPr>
          <w:trHeight w:val="20"/>
          <w:jc w:val="center"/>
        </w:trPr>
        <w:tc>
          <w:tcPr>
            <w:tcW w:w="568" w:type="pct"/>
            <w:shd w:val="clear" w:color="auto" w:fill="FFFFFF"/>
            <w:tcMar>
              <w:top w:w="0" w:type="dxa"/>
              <w:left w:w="0" w:type="dxa"/>
              <w:bottom w:w="0" w:type="dxa"/>
              <w:right w:w="0" w:type="dxa"/>
            </w:tcMar>
            <w:vAlign w:val="center"/>
          </w:tcPr>
          <w:p w14:paraId="31939DE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ESEM </w:t>
            </w:r>
            <w:r>
              <w:rPr>
                <w:rFonts w:ascii="Times New Roman" w:hAnsi="Times New Roman" w:cs="Times New Roman"/>
                <w:color w:val="000000"/>
              </w:rPr>
              <w:br/>
            </w:r>
            <w:r w:rsidRPr="00553813">
              <w:rPr>
                <w:rFonts w:ascii="Times New Roman" w:hAnsi="Times New Roman" w:cs="Times New Roman"/>
                <w:color w:val="000000"/>
              </w:rPr>
              <w:t>Higher-order</w:t>
            </w:r>
          </w:p>
        </w:tc>
        <w:tc>
          <w:tcPr>
            <w:tcW w:w="450" w:type="pct"/>
            <w:shd w:val="clear" w:color="auto" w:fill="FFFFFF"/>
            <w:tcMar>
              <w:top w:w="0" w:type="dxa"/>
              <w:left w:w="0" w:type="dxa"/>
              <w:bottom w:w="0" w:type="dxa"/>
              <w:right w:w="0" w:type="dxa"/>
            </w:tcMar>
            <w:vAlign w:val="center"/>
          </w:tcPr>
          <w:p w14:paraId="071CA85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0.076</w:t>
            </w:r>
          </w:p>
        </w:tc>
        <w:tc>
          <w:tcPr>
            <w:tcW w:w="531" w:type="pct"/>
            <w:shd w:val="clear" w:color="auto" w:fill="FFFFFF"/>
            <w:tcMar>
              <w:top w:w="0" w:type="dxa"/>
              <w:left w:w="0" w:type="dxa"/>
              <w:bottom w:w="0" w:type="dxa"/>
              <w:right w:w="0" w:type="dxa"/>
            </w:tcMar>
            <w:vAlign w:val="center"/>
          </w:tcPr>
          <w:p w14:paraId="7173D9A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0.086</w:t>
            </w:r>
          </w:p>
        </w:tc>
        <w:tc>
          <w:tcPr>
            <w:tcW w:w="385" w:type="pct"/>
            <w:shd w:val="clear" w:color="auto" w:fill="FFFFFF"/>
            <w:tcMar>
              <w:top w:w="0" w:type="dxa"/>
              <w:left w:w="0" w:type="dxa"/>
              <w:bottom w:w="0" w:type="dxa"/>
              <w:right w:w="0" w:type="dxa"/>
            </w:tcMar>
            <w:vAlign w:val="center"/>
          </w:tcPr>
          <w:p w14:paraId="04714AF7"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0.904</w:t>
            </w:r>
          </w:p>
        </w:tc>
        <w:tc>
          <w:tcPr>
            <w:tcW w:w="385" w:type="pct"/>
            <w:shd w:val="clear" w:color="auto" w:fill="FFFFFF"/>
            <w:tcMar>
              <w:top w:w="0" w:type="dxa"/>
              <w:left w:w="0" w:type="dxa"/>
              <w:bottom w:w="0" w:type="dxa"/>
              <w:right w:w="0" w:type="dxa"/>
            </w:tcMar>
            <w:vAlign w:val="center"/>
          </w:tcPr>
          <w:p w14:paraId="095585E1"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0.854</w:t>
            </w:r>
          </w:p>
        </w:tc>
        <w:tc>
          <w:tcPr>
            <w:tcW w:w="446" w:type="pct"/>
            <w:shd w:val="clear" w:color="auto" w:fill="FFFFFF"/>
            <w:tcMar>
              <w:top w:w="0" w:type="dxa"/>
              <w:left w:w="0" w:type="dxa"/>
              <w:bottom w:w="0" w:type="dxa"/>
              <w:right w:w="0" w:type="dxa"/>
            </w:tcMar>
            <w:vAlign w:val="center"/>
          </w:tcPr>
          <w:p w14:paraId="30FDB94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10,770</w:t>
            </w:r>
          </w:p>
        </w:tc>
        <w:tc>
          <w:tcPr>
            <w:tcW w:w="446" w:type="pct"/>
            <w:shd w:val="clear" w:color="auto" w:fill="FFFFFF"/>
            <w:tcMar>
              <w:top w:w="0" w:type="dxa"/>
              <w:left w:w="0" w:type="dxa"/>
              <w:bottom w:w="0" w:type="dxa"/>
              <w:right w:w="0" w:type="dxa"/>
            </w:tcMar>
            <w:vAlign w:val="center"/>
          </w:tcPr>
          <w:p w14:paraId="10BA40B3"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11,083</w:t>
            </w:r>
          </w:p>
        </w:tc>
        <w:tc>
          <w:tcPr>
            <w:tcW w:w="385" w:type="pct"/>
            <w:shd w:val="clear" w:color="auto" w:fill="FFFFFF"/>
            <w:tcMar>
              <w:top w:w="0" w:type="dxa"/>
              <w:left w:w="0" w:type="dxa"/>
              <w:bottom w:w="0" w:type="dxa"/>
              <w:right w:w="0" w:type="dxa"/>
            </w:tcMar>
            <w:vAlign w:val="center"/>
          </w:tcPr>
          <w:p w14:paraId="5450CD52"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357.9</w:t>
            </w:r>
          </w:p>
        </w:tc>
        <w:tc>
          <w:tcPr>
            <w:tcW w:w="294" w:type="pct"/>
            <w:shd w:val="clear" w:color="auto" w:fill="FFFFFF"/>
            <w:tcMar>
              <w:top w:w="0" w:type="dxa"/>
              <w:left w:w="0" w:type="dxa"/>
              <w:bottom w:w="0" w:type="dxa"/>
              <w:right w:w="0" w:type="dxa"/>
            </w:tcMar>
            <w:vAlign w:val="center"/>
          </w:tcPr>
          <w:p w14:paraId="3AE1A8C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138</w:t>
            </w:r>
          </w:p>
        </w:tc>
        <w:tc>
          <w:tcPr>
            <w:tcW w:w="709" w:type="pct"/>
            <w:shd w:val="clear" w:color="auto" w:fill="FFFFFF"/>
            <w:tcMar>
              <w:top w:w="0" w:type="dxa"/>
              <w:left w:w="0" w:type="dxa"/>
              <w:bottom w:w="0" w:type="dxa"/>
              <w:right w:w="0" w:type="dxa"/>
            </w:tcMar>
            <w:vAlign w:val="center"/>
          </w:tcPr>
          <w:p w14:paraId="7E144935"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3</w:t>
            </w:r>
          </w:p>
        </w:tc>
        <w:tc>
          <w:tcPr>
            <w:tcW w:w="403" w:type="pct"/>
            <w:shd w:val="clear" w:color="auto" w:fill="FFFFFF"/>
            <w:tcMar>
              <w:top w:w="0" w:type="dxa"/>
              <w:left w:w="0" w:type="dxa"/>
              <w:bottom w:w="0" w:type="dxa"/>
              <w:right w:w="0" w:type="dxa"/>
            </w:tcMar>
            <w:vAlign w:val="center"/>
          </w:tcPr>
          <w:p w14:paraId="6B496692" w14:textId="60E1554D" w:rsidR="00510481" w:rsidRPr="00553813" w:rsidRDefault="00534270"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ins w:id="206" w:author="Maurizio Sicorello" w:date="2025-04-02T12:01:00Z" w16du:dateUtc="2025-04-02T10:01:00Z">
              <w:r>
                <w:rPr>
                  <w:rFonts w:ascii="Times New Roman" w:hAnsi="Times New Roman" w:cs="Times New Roman"/>
                  <w:color w:val="000000"/>
                </w:rPr>
                <w:t>≥</w:t>
              </w:r>
            </w:ins>
            <w:r w:rsidR="00510481" w:rsidRPr="00553813">
              <w:rPr>
                <w:rFonts w:ascii="Times New Roman" w:hAnsi="Times New Roman" w:cs="Times New Roman"/>
                <w:color w:val="000000"/>
              </w:rPr>
              <w:t>0.001</w:t>
            </w:r>
          </w:p>
        </w:tc>
      </w:tr>
      <w:tr w:rsidR="00510481" w:rsidRPr="00553813" w14:paraId="67D20AAD" w14:textId="77777777" w:rsidTr="00E631AD">
        <w:trPr>
          <w:trHeight w:val="20"/>
          <w:jc w:val="center"/>
        </w:trPr>
        <w:tc>
          <w:tcPr>
            <w:tcW w:w="568" w:type="pct"/>
            <w:tcBorders>
              <w:bottom w:val="single" w:sz="12" w:space="0" w:color="auto"/>
            </w:tcBorders>
            <w:shd w:val="clear" w:color="auto" w:fill="FFFFFF"/>
            <w:tcMar>
              <w:top w:w="0" w:type="dxa"/>
              <w:left w:w="0" w:type="dxa"/>
              <w:bottom w:w="0" w:type="dxa"/>
              <w:right w:w="0" w:type="dxa"/>
            </w:tcMar>
            <w:vAlign w:val="center"/>
          </w:tcPr>
          <w:p w14:paraId="26F51ED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Bi</w:t>
            </w:r>
            <w:r>
              <w:rPr>
                <w:rFonts w:ascii="Times New Roman" w:hAnsi="Times New Roman" w:cs="Times New Roman"/>
                <w:color w:val="000000"/>
              </w:rPr>
              <w:t>-</w:t>
            </w:r>
            <w:r w:rsidRPr="00553813">
              <w:rPr>
                <w:rFonts w:ascii="Times New Roman" w:hAnsi="Times New Roman" w:cs="Times New Roman"/>
                <w:color w:val="000000"/>
              </w:rPr>
              <w:t>factor</w:t>
            </w:r>
          </w:p>
        </w:tc>
        <w:tc>
          <w:tcPr>
            <w:tcW w:w="450" w:type="pct"/>
            <w:tcBorders>
              <w:bottom w:val="single" w:sz="12" w:space="0" w:color="auto"/>
            </w:tcBorders>
            <w:shd w:val="clear" w:color="auto" w:fill="FFFFFF"/>
            <w:tcMar>
              <w:top w:w="0" w:type="dxa"/>
              <w:left w:w="0" w:type="dxa"/>
              <w:bottom w:w="0" w:type="dxa"/>
              <w:right w:w="0" w:type="dxa"/>
            </w:tcMar>
            <w:vAlign w:val="center"/>
          </w:tcPr>
          <w:p w14:paraId="24ADD2BD"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0.066</w:t>
            </w:r>
          </w:p>
        </w:tc>
        <w:tc>
          <w:tcPr>
            <w:tcW w:w="531" w:type="pct"/>
            <w:tcBorders>
              <w:bottom w:val="single" w:sz="12" w:space="0" w:color="auto"/>
            </w:tcBorders>
            <w:shd w:val="clear" w:color="auto" w:fill="FFFFFF"/>
            <w:tcMar>
              <w:top w:w="0" w:type="dxa"/>
              <w:left w:w="0" w:type="dxa"/>
              <w:bottom w:w="0" w:type="dxa"/>
              <w:right w:w="0" w:type="dxa"/>
            </w:tcMar>
            <w:vAlign w:val="center"/>
          </w:tcPr>
          <w:p w14:paraId="3B7A56F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0.082</w:t>
            </w:r>
          </w:p>
        </w:tc>
        <w:tc>
          <w:tcPr>
            <w:tcW w:w="385" w:type="pct"/>
            <w:tcBorders>
              <w:bottom w:val="single" w:sz="12" w:space="0" w:color="auto"/>
            </w:tcBorders>
            <w:shd w:val="clear" w:color="auto" w:fill="FFFFFF"/>
            <w:tcMar>
              <w:top w:w="0" w:type="dxa"/>
              <w:left w:w="0" w:type="dxa"/>
              <w:bottom w:w="0" w:type="dxa"/>
              <w:right w:w="0" w:type="dxa"/>
            </w:tcMar>
            <w:vAlign w:val="center"/>
          </w:tcPr>
          <w:p w14:paraId="5F66B49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0.893</w:t>
            </w:r>
          </w:p>
        </w:tc>
        <w:tc>
          <w:tcPr>
            <w:tcW w:w="385" w:type="pct"/>
            <w:tcBorders>
              <w:bottom w:val="single" w:sz="12" w:space="0" w:color="auto"/>
            </w:tcBorders>
            <w:shd w:val="clear" w:color="auto" w:fill="FFFFFF"/>
            <w:tcMar>
              <w:top w:w="0" w:type="dxa"/>
              <w:left w:w="0" w:type="dxa"/>
              <w:bottom w:w="0" w:type="dxa"/>
              <w:right w:w="0" w:type="dxa"/>
            </w:tcMar>
            <w:vAlign w:val="center"/>
          </w:tcPr>
          <w:p w14:paraId="022BF369"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0.867</w:t>
            </w:r>
          </w:p>
        </w:tc>
        <w:tc>
          <w:tcPr>
            <w:tcW w:w="446" w:type="pct"/>
            <w:tcBorders>
              <w:bottom w:val="single" w:sz="12" w:space="0" w:color="auto"/>
            </w:tcBorders>
            <w:shd w:val="clear" w:color="auto" w:fill="FFFFFF"/>
            <w:tcMar>
              <w:top w:w="0" w:type="dxa"/>
              <w:left w:w="0" w:type="dxa"/>
              <w:bottom w:w="0" w:type="dxa"/>
              <w:right w:w="0" w:type="dxa"/>
            </w:tcMar>
            <w:vAlign w:val="center"/>
          </w:tcPr>
          <w:p w14:paraId="6B25A6B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10,764</w:t>
            </w:r>
          </w:p>
        </w:tc>
        <w:tc>
          <w:tcPr>
            <w:tcW w:w="446" w:type="pct"/>
            <w:tcBorders>
              <w:bottom w:val="single" w:sz="12" w:space="0" w:color="auto"/>
            </w:tcBorders>
            <w:shd w:val="clear" w:color="auto" w:fill="FFFFFF"/>
            <w:tcMar>
              <w:top w:w="0" w:type="dxa"/>
              <w:left w:w="0" w:type="dxa"/>
              <w:bottom w:w="0" w:type="dxa"/>
              <w:right w:w="0" w:type="dxa"/>
            </w:tcMar>
            <w:vAlign w:val="center"/>
          </w:tcPr>
          <w:p w14:paraId="1E7A5EDB"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10,973</w:t>
            </w:r>
          </w:p>
        </w:tc>
        <w:tc>
          <w:tcPr>
            <w:tcW w:w="385" w:type="pct"/>
            <w:tcBorders>
              <w:bottom w:val="single" w:sz="12" w:space="0" w:color="auto"/>
            </w:tcBorders>
            <w:shd w:val="clear" w:color="auto" w:fill="FFFFFF"/>
            <w:tcMar>
              <w:top w:w="0" w:type="dxa"/>
              <w:left w:w="0" w:type="dxa"/>
              <w:bottom w:w="0" w:type="dxa"/>
              <w:right w:w="0" w:type="dxa"/>
            </w:tcMar>
            <w:vAlign w:val="center"/>
          </w:tcPr>
          <w:p w14:paraId="5795B8F8"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414.3</w:t>
            </w:r>
          </w:p>
        </w:tc>
        <w:tc>
          <w:tcPr>
            <w:tcW w:w="294" w:type="pct"/>
            <w:tcBorders>
              <w:bottom w:val="single" w:sz="12" w:space="0" w:color="auto"/>
            </w:tcBorders>
            <w:shd w:val="clear" w:color="auto" w:fill="FFFFFF"/>
            <w:tcMar>
              <w:top w:w="0" w:type="dxa"/>
              <w:left w:w="0" w:type="dxa"/>
              <w:bottom w:w="0" w:type="dxa"/>
              <w:right w:w="0" w:type="dxa"/>
            </w:tcMar>
            <w:vAlign w:val="center"/>
          </w:tcPr>
          <w:p w14:paraId="25E5F1E4"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rPr>
            </w:pPr>
            <w:r w:rsidRPr="00553813">
              <w:rPr>
                <w:rFonts w:ascii="Times New Roman" w:hAnsi="Times New Roman" w:cs="Times New Roman"/>
                <w:color w:val="000000"/>
              </w:rPr>
              <w:t>169</w:t>
            </w:r>
          </w:p>
        </w:tc>
        <w:tc>
          <w:tcPr>
            <w:tcW w:w="709" w:type="pct"/>
            <w:tcBorders>
              <w:bottom w:val="single" w:sz="12" w:space="0" w:color="auto"/>
            </w:tcBorders>
            <w:shd w:val="clear" w:color="auto" w:fill="FFFFFF"/>
            <w:tcMar>
              <w:top w:w="0" w:type="dxa"/>
              <w:left w:w="0" w:type="dxa"/>
              <w:bottom w:w="0" w:type="dxa"/>
              <w:right w:w="0" w:type="dxa"/>
            </w:tcMar>
            <w:vAlign w:val="center"/>
          </w:tcPr>
          <w:p w14:paraId="017D6B9C"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 xml:space="preserve">Model 2 &gt; </w:t>
            </w:r>
            <w:r>
              <w:rPr>
                <w:rFonts w:ascii="Times New Roman" w:hAnsi="Times New Roman" w:cs="Times New Roman"/>
                <w:color w:val="000000"/>
              </w:rPr>
              <w:br/>
            </w:r>
            <w:r w:rsidRPr="00553813">
              <w:rPr>
                <w:rFonts w:ascii="Times New Roman" w:hAnsi="Times New Roman" w:cs="Times New Roman"/>
                <w:color w:val="000000"/>
              </w:rPr>
              <w:t>Model 4</w:t>
            </w:r>
          </w:p>
        </w:tc>
        <w:tc>
          <w:tcPr>
            <w:tcW w:w="403" w:type="pct"/>
            <w:tcBorders>
              <w:bottom w:val="single" w:sz="4" w:space="0" w:color="auto"/>
            </w:tcBorders>
            <w:shd w:val="clear" w:color="auto" w:fill="FFFFFF"/>
            <w:tcMar>
              <w:top w:w="0" w:type="dxa"/>
              <w:left w:w="0" w:type="dxa"/>
              <w:bottom w:w="0" w:type="dxa"/>
              <w:right w:w="0" w:type="dxa"/>
            </w:tcMar>
            <w:vAlign w:val="center"/>
          </w:tcPr>
          <w:p w14:paraId="4395E07E" w14:textId="77777777" w:rsidR="00510481" w:rsidRPr="00553813"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553813">
              <w:rPr>
                <w:rFonts w:ascii="Times New Roman" w:hAnsi="Times New Roman" w:cs="Times New Roman"/>
                <w:color w:val="000000"/>
              </w:rPr>
              <w:t>0.008</w:t>
            </w:r>
          </w:p>
        </w:tc>
      </w:tr>
      <w:tr w:rsidR="00510481" w:rsidRPr="00944643" w14:paraId="4AE07511" w14:textId="77777777" w:rsidTr="00E631AD">
        <w:trPr>
          <w:trHeight w:val="20"/>
          <w:jc w:val="center"/>
        </w:trPr>
        <w:tc>
          <w:tcPr>
            <w:tcW w:w="5000" w:type="pct"/>
            <w:gridSpan w:val="11"/>
            <w:tcBorders>
              <w:top w:val="single" w:sz="12" w:space="0" w:color="auto"/>
            </w:tcBorders>
            <w:shd w:val="clear" w:color="auto" w:fill="FFFFFF"/>
            <w:tcMar>
              <w:top w:w="0" w:type="dxa"/>
              <w:left w:w="0" w:type="dxa"/>
              <w:bottom w:w="0" w:type="dxa"/>
              <w:right w:w="0" w:type="dxa"/>
            </w:tcMar>
            <w:vAlign w:val="center"/>
          </w:tcPr>
          <w:p w14:paraId="7FF09065" w14:textId="77777777" w:rsidR="00510481" w:rsidRPr="00510481" w:rsidRDefault="00510481"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lang w:val="en-US"/>
              </w:rPr>
            </w:pPr>
            <w:r w:rsidRPr="00510481">
              <w:rPr>
                <w:rFonts w:ascii="Times New Roman" w:hAnsi="Times New Roman" w:cs="Times New Roman"/>
                <w:i/>
                <w:iCs/>
                <w:color w:val="000000"/>
                <w:lang w:val="en-US"/>
              </w:rPr>
              <w:t xml:space="preserve">Note. </w:t>
            </w:r>
            <w:r w:rsidRPr="00510481">
              <w:rPr>
                <w:rFonts w:ascii="Times New Roman" w:hAnsi="Times New Roman" w:cs="Times New Roman"/>
                <w:iCs/>
                <w:color w:val="000000"/>
                <w:lang w:val="en-US"/>
              </w:rPr>
              <w:t xml:space="preserve">Based on </w:t>
            </w:r>
            <w:r w:rsidRPr="00510481">
              <w:rPr>
                <w:rFonts w:ascii="Times New Roman" w:hAnsi="Times New Roman" w:cs="Times New Roman"/>
                <w:i/>
                <w:iCs/>
                <w:color w:val="000000"/>
                <w:lang w:val="en-US"/>
              </w:rPr>
              <w:t>N</w:t>
            </w:r>
            <w:r w:rsidRPr="00510481">
              <w:rPr>
                <w:rFonts w:ascii="Times New Roman" w:hAnsi="Times New Roman" w:cs="Times New Roman"/>
                <w:iCs/>
                <w:color w:val="000000"/>
                <w:lang w:val="en-US"/>
              </w:rPr>
              <w:t xml:space="preserve"> = 214 participants. SRMR = standardized root mean square residual, RMSEA = root mean square error of approximation, CFI = comparative fit index, TLI = Tucker–Lewis index, CFA = confirmatory factor analysis, ESEM = exploratory structural equation model, EFA = exploratory factor analysis, AIC = Akaike information criterion, BIC = Bayesian information criterion. </w:t>
            </w:r>
          </w:p>
        </w:tc>
      </w:tr>
    </w:tbl>
    <w:p w14:paraId="00C856BF" w14:textId="50ABF8AA" w:rsidR="00747D7A" w:rsidRDefault="00747D7A">
      <w:pPr>
        <w:spacing w:line="360" w:lineRule="auto"/>
        <w:rPr>
          <w:rFonts w:ascii="Times New Roman" w:eastAsia="Times New Roman" w:hAnsi="Times New Roman" w:cs="Times New Roman"/>
          <w:sz w:val="24"/>
          <w:szCs w:val="24"/>
          <w:lang w:val="en-US"/>
        </w:rPr>
      </w:pPr>
    </w:p>
    <w:p w14:paraId="00C856C1" w14:textId="553326E4" w:rsidR="00AA525C" w:rsidRPr="00747D7A" w:rsidRDefault="00747D7A" w:rsidP="00747D7A">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type="page"/>
      </w:r>
    </w:p>
    <w:tbl>
      <w:tblPr>
        <w:tblW w:w="5000" w:type="pct"/>
        <w:jc w:val="center"/>
        <w:tblLook w:val="0420" w:firstRow="1" w:lastRow="0" w:firstColumn="0" w:lastColumn="0" w:noHBand="0" w:noVBand="1"/>
      </w:tblPr>
      <w:tblGrid>
        <w:gridCol w:w="2180"/>
        <w:gridCol w:w="2003"/>
        <w:gridCol w:w="1616"/>
        <w:gridCol w:w="1616"/>
        <w:gridCol w:w="1614"/>
      </w:tblGrid>
      <w:tr w:rsidR="00B054CE" w:rsidRPr="00B054CE" w14:paraId="344C5AFD" w14:textId="77777777" w:rsidTr="00E631AD">
        <w:trPr>
          <w:trHeight w:val="20"/>
          <w:tblHeader/>
          <w:jc w:val="center"/>
        </w:trPr>
        <w:tc>
          <w:tcPr>
            <w:tcW w:w="1207" w:type="pct"/>
            <w:shd w:val="clear" w:color="auto" w:fill="FFFFFF"/>
            <w:tcMar>
              <w:top w:w="0" w:type="dxa"/>
              <w:left w:w="0" w:type="dxa"/>
              <w:bottom w:w="0" w:type="dxa"/>
              <w:right w:w="0" w:type="dxa"/>
            </w:tcMar>
            <w:vAlign w:val="center"/>
          </w:tcPr>
          <w:p w14:paraId="6E16612D" w14:textId="77777777" w:rsidR="00B054CE" w:rsidRPr="00B054CE" w:rsidRDefault="00B054CE" w:rsidP="00B054CE">
            <w:pPr>
              <w:spacing w:line="360" w:lineRule="auto"/>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lastRenderedPageBreak/>
              <w:t>Table 2</w:t>
            </w:r>
          </w:p>
        </w:tc>
        <w:tc>
          <w:tcPr>
            <w:tcW w:w="3793" w:type="pct"/>
            <w:gridSpan w:val="4"/>
            <w:shd w:val="clear" w:color="auto" w:fill="FFFFFF"/>
            <w:tcMar>
              <w:top w:w="0" w:type="dxa"/>
              <w:left w:w="0" w:type="dxa"/>
              <w:bottom w:w="0" w:type="dxa"/>
              <w:right w:w="0" w:type="dxa"/>
            </w:tcMar>
            <w:vAlign w:val="center"/>
          </w:tcPr>
          <w:p w14:paraId="6B9AFF98" w14:textId="77777777" w:rsidR="00B054CE" w:rsidRPr="00B054CE" w:rsidRDefault="00B054CE" w:rsidP="00B054CE">
            <w:pPr>
              <w:spacing w:line="360" w:lineRule="auto"/>
              <w:rPr>
                <w:rFonts w:ascii="Times New Roman" w:eastAsia="Times New Roman" w:hAnsi="Times New Roman" w:cs="Times New Roman"/>
                <w:b/>
                <w:sz w:val="24"/>
                <w:szCs w:val="24"/>
                <w:lang w:val="en-US"/>
              </w:rPr>
            </w:pPr>
          </w:p>
        </w:tc>
      </w:tr>
      <w:tr w:rsidR="00B054CE" w:rsidRPr="00B054CE" w14:paraId="16538211" w14:textId="77777777" w:rsidTr="00E631AD">
        <w:trPr>
          <w:trHeight w:val="20"/>
          <w:tblHeader/>
          <w:jc w:val="center"/>
        </w:trPr>
        <w:tc>
          <w:tcPr>
            <w:tcW w:w="5000" w:type="pct"/>
            <w:gridSpan w:val="5"/>
            <w:tcBorders>
              <w:bottom w:val="single" w:sz="12" w:space="0" w:color="auto"/>
            </w:tcBorders>
            <w:shd w:val="clear" w:color="auto" w:fill="FFFFFF"/>
            <w:tcMar>
              <w:top w:w="0" w:type="dxa"/>
              <w:left w:w="0" w:type="dxa"/>
              <w:bottom w:w="0" w:type="dxa"/>
              <w:right w:w="0" w:type="dxa"/>
            </w:tcMar>
            <w:vAlign w:val="center"/>
          </w:tcPr>
          <w:p w14:paraId="704B5D9F" w14:textId="77777777" w:rsidR="00B054CE" w:rsidRPr="00B054CE" w:rsidRDefault="00B054CE" w:rsidP="00B054CE">
            <w:pPr>
              <w:spacing w:line="360" w:lineRule="auto"/>
              <w:rPr>
                <w:rFonts w:ascii="Times New Roman" w:eastAsia="Times New Roman" w:hAnsi="Times New Roman" w:cs="Times New Roman"/>
                <w:bCs/>
                <w:i/>
                <w:iCs/>
                <w:sz w:val="24"/>
                <w:szCs w:val="24"/>
                <w:lang w:val="en-US"/>
              </w:rPr>
            </w:pPr>
            <w:r w:rsidRPr="00B054CE">
              <w:rPr>
                <w:rFonts w:ascii="Times New Roman" w:eastAsia="Times New Roman" w:hAnsi="Times New Roman" w:cs="Times New Roman"/>
                <w:bCs/>
                <w:i/>
                <w:iCs/>
                <w:sz w:val="24"/>
                <w:szCs w:val="24"/>
                <w:lang w:val="en-US"/>
              </w:rPr>
              <w:t>Factor loadings and correlations</w:t>
            </w:r>
          </w:p>
        </w:tc>
      </w:tr>
      <w:tr w:rsidR="00B054CE" w:rsidRPr="00B054CE" w14:paraId="6C00CBA1" w14:textId="77777777" w:rsidTr="00E631AD">
        <w:trPr>
          <w:trHeight w:val="20"/>
          <w:tblHeader/>
          <w:jc w:val="center"/>
        </w:trPr>
        <w:tc>
          <w:tcPr>
            <w:tcW w:w="1207" w:type="pct"/>
            <w:tcBorders>
              <w:top w:val="single" w:sz="12" w:space="0" w:color="auto"/>
            </w:tcBorders>
            <w:shd w:val="clear" w:color="auto" w:fill="FFFFFF"/>
            <w:tcMar>
              <w:top w:w="0" w:type="dxa"/>
              <w:left w:w="0" w:type="dxa"/>
              <w:bottom w:w="0" w:type="dxa"/>
              <w:right w:w="0" w:type="dxa"/>
            </w:tcMar>
            <w:vAlign w:val="center"/>
          </w:tcPr>
          <w:p w14:paraId="1CB18FD5" w14:textId="77777777" w:rsidR="00B054CE" w:rsidRPr="00B054CE" w:rsidRDefault="00B054CE" w:rsidP="00B054CE">
            <w:pPr>
              <w:spacing w:line="360" w:lineRule="auto"/>
              <w:rPr>
                <w:rFonts w:ascii="Times New Roman" w:eastAsia="Times New Roman" w:hAnsi="Times New Roman" w:cs="Times New Roman"/>
                <w:bCs/>
                <w:sz w:val="24"/>
                <w:szCs w:val="24"/>
                <w:lang w:val="en-US"/>
              </w:rPr>
            </w:pPr>
          </w:p>
        </w:tc>
        <w:tc>
          <w:tcPr>
            <w:tcW w:w="3793" w:type="pct"/>
            <w:gridSpan w:val="4"/>
            <w:tcBorders>
              <w:top w:val="single" w:sz="12" w:space="0" w:color="auto"/>
              <w:bottom w:val="single" w:sz="4" w:space="0" w:color="auto"/>
            </w:tcBorders>
            <w:shd w:val="clear" w:color="auto" w:fill="FFFFFF"/>
            <w:tcMar>
              <w:top w:w="0" w:type="dxa"/>
              <w:left w:w="0" w:type="dxa"/>
              <w:bottom w:w="0" w:type="dxa"/>
              <w:right w:w="0" w:type="dxa"/>
            </w:tcMar>
            <w:vAlign w:val="center"/>
          </w:tcPr>
          <w:p w14:paraId="62E7A70F" w14:textId="77777777" w:rsidR="00B054CE" w:rsidRPr="00B054CE" w:rsidRDefault="00B054CE" w:rsidP="00B054CE">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w:t>
            </w:r>
          </w:p>
        </w:tc>
      </w:tr>
      <w:tr w:rsidR="00B054CE" w:rsidRPr="00B054CE" w14:paraId="6B1232CF" w14:textId="77777777" w:rsidTr="00E631AD">
        <w:trPr>
          <w:trHeight w:val="20"/>
          <w:tblHeader/>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7590CFE1" w14:textId="77777777" w:rsidR="00B054CE" w:rsidRPr="00B054CE" w:rsidRDefault="00B054CE" w:rsidP="00325F2B">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w:t>
            </w:r>
          </w:p>
        </w:tc>
        <w:tc>
          <w:tcPr>
            <w:tcW w:w="1109"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F83D642"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1</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FBF94FF"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2</w:t>
            </w:r>
          </w:p>
        </w:tc>
        <w:tc>
          <w:tcPr>
            <w:tcW w:w="895"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C3A725"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3</w:t>
            </w:r>
          </w:p>
        </w:tc>
        <w:tc>
          <w:tcPr>
            <w:tcW w:w="894"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43F00C3C" w14:textId="77777777" w:rsidR="00B054CE" w:rsidRPr="00B054CE" w:rsidRDefault="00B054CE" w:rsidP="00325F2B">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4</w:t>
            </w:r>
          </w:p>
        </w:tc>
      </w:tr>
      <w:tr w:rsidR="00B054CE" w:rsidRPr="00944643" w14:paraId="4FD4E222" w14:textId="77777777" w:rsidTr="00E631AD">
        <w:trPr>
          <w:trHeight w:val="20"/>
          <w:jc w:val="center"/>
        </w:trPr>
        <w:tc>
          <w:tcPr>
            <w:tcW w:w="5000" w:type="pct"/>
            <w:gridSpan w:val="5"/>
            <w:tcBorders>
              <w:top w:val="single" w:sz="4" w:space="0" w:color="auto"/>
            </w:tcBorders>
            <w:shd w:val="clear" w:color="auto" w:fill="FFFFFF"/>
            <w:tcMar>
              <w:top w:w="0" w:type="dxa"/>
              <w:left w:w="0" w:type="dxa"/>
              <w:bottom w:w="0" w:type="dxa"/>
              <w:right w:w="0" w:type="dxa"/>
            </w:tcMar>
            <w:vAlign w:val="center"/>
          </w:tcPr>
          <w:p w14:paraId="3434274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1: Non-acceptance of Current Emotions</w:t>
            </w:r>
          </w:p>
        </w:tc>
      </w:tr>
      <w:tr w:rsidR="00B054CE" w:rsidRPr="00B054CE" w14:paraId="3FD0A651"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34F4036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8</w:t>
            </w:r>
          </w:p>
        </w:tc>
        <w:tc>
          <w:tcPr>
            <w:tcW w:w="1109" w:type="pct"/>
            <w:tcBorders>
              <w:top w:val="single" w:sz="4" w:space="0" w:color="auto"/>
            </w:tcBorders>
            <w:shd w:val="clear" w:color="auto" w:fill="FFFFFF"/>
            <w:tcMar>
              <w:top w:w="0" w:type="dxa"/>
              <w:left w:w="0" w:type="dxa"/>
              <w:bottom w:w="0" w:type="dxa"/>
              <w:right w:w="0" w:type="dxa"/>
            </w:tcMar>
            <w:vAlign w:val="center"/>
          </w:tcPr>
          <w:p w14:paraId="1034349B"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0.97 (0.91)</w:t>
            </w:r>
          </w:p>
        </w:tc>
        <w:tc>
          <w:tcPr>
            <w:tcW w:w="895" w:type="pct"/>
            <w:tcBorders>
              <w:top w:val="single" w:sz="4" w:space="0" w:color="auto"/>
            </w:tcBorders>
            <w:shd w:val="clear" w:color="auto" w:fill="FFFFFF"/>
            <w:tcMar>
              <w:top w:w="0" w:type="dxa"/>
              <w:left w:w="0" w:type="dxa"/>
              <w:bottom w:w="0" w:type="dxa"/>
              <w:right w:w="0" w:type="dxa"/>
            </w:tcMar>
            <w:vAlign w:val="center"/>
          </w:tcPr>
          <w:p w14:paraId="3DD2E724"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(0.48)</w:t>
            </w:r>
          </w:p>
        </w:tc>
        <w:tc>
          <w:tcPr>
            <w:tcW w:w="895" w:type="pct"/>
            <w:tcBorders>
              <w:top w:val="single" w:sz="4" w:space="0" w:color="auto"/>
            </w:tcBorders>
            <w:shd w:val="clear" w:color="auto" w:fill="FFFFFF"/>
            <w:tcMar>
              <w:top w:w="0" w:type="dxa"/>
              <w:left w:w="0" w:type="dxa"/>
              <w:bottom w:w="0" w:type="dxa"/>
              <w:right w:w="0" w:type="dxa"/>
            </w:tcMar>
            <w:vAlign w:val="center"/>
          </w:tcPr>
          <w:p w14:paraId="5EFA18D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(0.29)</w:t>
            </w:r>
          </w:p>
        </w:tc>
        <w:tc>
          <w:tcPr>
            <w:tcW w:w="894" w:type="pct"/>
            <w:tcBorders>
              <w:top w:val="single" w:sz="4" w:space="0" w:color="auto"/>
            </w:tcBorders>
            <w:shd w:val="clear" w:color="auto" w:fill="FFFFFF"/>
            <w:tcMar>
              <w:top w:w="0" w:type="dxa"/>
              <w:left w:w="0" w:type="dxa"/>
              <w:bottom w:w="0" w:type="dxa"/>
              <w:right w:w="0" w:type="dxa"/>
            </w:tcMar>
            <w:vAlign w:val="center"/>
          </w:tcPr>
          <w:p w14:paraId="3B978B8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r>
      <w:tr w:rsidR="00B054CE" w:rsidRPr="00B054CE" w14:paraId="11B3BF51" w14:textId="77777777" w:rsidTr="00E631AD">
        <w:trPr>
          <w:trHeight w:val="20"/>
          <w:jc w:val="center"/>
        </w:trPr>
        <w:tc>
          <w:tcPr>
            <w:tcW w:w="1207" w:type="pct"/>
            <w:shd w:val="clear" w:color="auto" w:fill="FFFFFF"/>
            <w:tcMar>
              <w:top w:w="0" w:type="dxa"/>
              <w:left w:w="0" w:type="dxa"/>
              <w:bottom w:w="0" w:type="dxa"/>
              <w:right w:w="0" w:type="dxa"/>
            </w:tcMar>
            <w:vAlign w:val="center"/>
          </w:tcPr>
          <w:p w14:paraId="428936F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4</w:t>
            </w:r>
          </w:p>
        </w:tc>
        <w:tc>
          <w:tcPr>
            <w:tcW w:w="1109" w:type="pct"/>
            <w:shd w:val="clear" w:color="auto" w:fill="FFFFFF"/>
            <w:tcMar>
              <w:top w:w="0" w:type="dxa"/>
              <w:left w:w="0" w:type="dxa"/>
              <w:bottom w:w="0" w:type="dxa"/>
              <w:right w:w="0" w:type="dxa"/>
            </w:tcMar>
            <w:vAlign w:val="center"/>
          </w:tcPr>
          <w:p w14:paraId="250E446D"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0.91 (0.82)</w:t>
            </w:r>
          </w:p>
        </w:tc>
        <w:tc>
          <w:tcPr>
            <w:tcW w:w="895" w:type="pct"/>
            <w:shd w:val="clear" w:color="auto" w:fill="FFFFFF"/>
            <w:tcMar>
              <w:top w:w="0" w:type="dxa"/>
              <w:left w:w="0" w:type="dxa"/>
              <w:bottom w:w="0" w:type="dxa"/>
              <w:right w:w="0" w:type="dxa"/>
            </w:tcMar>
            <w:vAlign w:val="center"/>
          </w:tcPr>
          <w:p w14:paraId="2F63C0E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(0.43)</w:t>
            </w:r>
          </w:p>
        </w:tc>
        <w:tc>
          <w:tcPr>
            <w:tcW w:w="895" w:type="pct"/>
            <w:shd w:val="clear" w:color="auto" w:fill="FFFFFF"/>
            <w:tcMar>
              <w:top w:w="0" w:type="dxa"/>
              <w:left w:w="0" w:type="dxa"/>
              <w:bottom w:w="0" w:type="dxa"/>
              <w:right w:w="0" w:type="dxa"/>
            </w:tcMar>
            <w:vAlign w:val="center"/>
          </w:tcPr>
          <w:p w14:paraId="20EBEC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w:t>
            </w:r>
          </w:p>
        </w:tc>
        <w:tc>
          <w:tcPr>
            <w:tcW w:w="894" w:type="pct"/>
            <w:shd w:val="clear" w:color="auto" w:fill="FFFFFF"/>
            <w:tcMar>
              <w:top w:w="0" w:type="dxa"/>
              <w:left w:w="0" w:type="dxa"/>
              <w:bottom w:w="0" w:type="dxa"/>
              <w:right w:w="0" w:type="dxa"/>
            </w:tcMar>
            <w:vAlign w:val="center"/>
          </w:tcPr>
          <w:p w14:paraId="15EF203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r>
      <w:tr w:rsidR="00B054CE" w:rsidRPr="00B054CE" w14:paraId="57EFAB33" w14:textId="77777777" w:rsidTr="00E631AD">
        <w:trPr>
          <w:trHeight w:val="20"/>
          <w:jc w:val="center"/>
        </w:trPr>
        <w:tc>
          <w:tcPr>
            <w:tcW w:w="1207" w:type="pct"/>
            <w:shd w:val="clear" w:color="auto" w:fill="FFFFFF"/>
            <w:tcMar>
              <w:top w:w="0" w:type="dxa"/>
              <w:left w:w="0" w:type="dxa"/>
              <w:bottom w:w="0" w:type="dxa"/>
              <w:right w:w="0" w:type="dxa"/>
            </w:tcMar>
            <w:vAlign w:val="center"/>
          </w:tcPr>
          <w:p w14:paraId="37BF380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12</w:t>
            </w:r>
          </w:p>
        </w:tc>
        <w:tc>
          <w:tcPr>
            <w:tcW w:w="1109" w:type="pct"/>
            <w:shd w:val="clear" w:color="auto" w:fill="FFFFFF"/>
            <w:tcMar>
              <w:top w:w="0" w:type="dxa"/>
              <w:left w:w="0" w:type="dxa"/>
              <w:bottom w:w="0" w:type="dxa"/>
              <w:right w:w="0" w:type="dxa"/>
            </w:tcMar>
            <w:vAlign w:val="center"/>
          </w:tcPr>
          <w:p w14:paraId="3DD547D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(0.83)</w:t>
            </w:r>
          </w:p>
        </w:tc>
        <w:tc>
          <w:tcPr>
            <w:tcW w:w="895" w:type="pct"/>
            <w:shd w:val="clear" w:color="auto" w:fill="FFFFFF"/>
            <w:tcMar>
              <w:top w:w="0" w:type="dxa"/>
              <w:left w:w="0" w:type="dxa"/>
              <w:bottom w:w="0" w:type="dxa"/>
              <w:right w:w="0" w:type="dxa"/>
            </w:tcMar>
            <w:vAlign w:val="center"/>
          </w:tcPr>
          <w:p w14:paraId="3A3136FB"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0.19 (0.62)</w:t>
            </w:r>
          </w:p>
        </w:tc>
        <w:tc>
          <w:tcPr>
            <w:tcW w:w="895" w:type="pct"/>
            <w:shd w:val="clear" w:color="auto" w:fill="FFFFFF"/>
            <w:tcMar>
              <w:top w:w="0" w:type="dxa"/>
              <w:left w:w="0" w:type="dxa"/>
              <w:bottom w:w="0" w:type="dxa"/>
              <w:right w:w="0" w:type="dxa"/>
            </w:tcMar>
            <w:vAlign w:val="center"/>
          </w:tcPr>
          <w:p w14:paraId="0D17000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(0.23)</w:t>
            </w:r>
          </w:p>
        </w:tc>
        <w:tc>
          <w:tcPr>
            <w:tcW w:w="894" w:type="pct"/>
            <w:shd w:val="clear" w:color="auto" w:fill="FFFFFF"/>
            <w:tcMar>
              <w:top w:w="0" w:type="dxa"/>
              <w:left w:w="0" w:type="dxa"/>
              <w:bottom w:w="0" w:type="dxa"/>
              <w:right w:w="0" w:type="dxa"/>
            </w:tcMar>
            <w:vAlign w:val="center"/>
          </w:tcPr>
          <w:p w14:paraId="46697D1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(0.41)</w:t>
            </w:r>
          </w:p>
        </w:tc>
      </w:tr>
      <w:tr w:rsidR="00B054CE" w:rsidRPr="00B054CE" w14:paraId="06C6B5CF" w14:textId="77777777" w:rsidTr="00E631AD">
        <w:trPr>
          <w:trHeight w:val="20"/>
          <w:jc w:val="center"/>
        </w:trPr>
        <w:tc>
          <w:tcPr>
            <w:tcW w:w="1207" w:type="pct"/>
            <w:shd w:val="clear" w:color="auto" w:fill="FFFFFF"/>
            <w:tcMar>
              <w:top w:w="0" w:type="dxa"/>
              <w:left w:w="0" w:type="dxa"/>
              <w:bottom w:w="0" w:type="dxa"/>
              <w:right w:w="0" w:type="dxa"/>
            </w:tcMar>
            <w:vAlign w:val="center"/>
          </w:tcPr>
          <w:p w14:paraId="20879BF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18</w:t>
            </w:r>
          </w:p>
        </w:tc>
        <w:tc>
          <w:tcPr>
            <w:tcW w:w="1109" w:type="pct"/>
            <w:shd w:val="clear" w:color="auto" w:fill="FFFFFF"/>
            <w:tcMar>
              <w:top w:w="0" w:type="dxa"/>
              <w:left w:w="0" w:type="dxa"/>
              <w:bottom w:w="0" w:type="dxa"/>
              <w:right w:w="0" w:type="dxa"/>
            </w:tcMar>
            <w:vAlign w:val="center"/>
          </w:tcPr>
          <w:p w14:paraId="0D76534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0.69 (0.78)</w:t>
            </w:r>
          </w:p>
        </w:tc>
        <w:tc>
          <w:tcPr>
            <w:tcW w:w="895" w:type="pct"/>
            <w:shd w:val="clear" w:color="auto" w:fill="FFFFFF"/>
            <w:tcMar>
              <w:top w:w="0" w:type="dxa"/>
              <w:left w:w="0" w:type="dxa"/>
              <w:bottom w:w="0" w:type="dxa"/>
              <w:right w:w="0" w:type="dxa"/>
            </w:tcMar>
            <w:vAlign w:val="center"/>
          </w:tcPr>
          <w:p w14:paraId="0F65A5C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(0.53)</w:t>
            </w:r>
          </w:p>
        </w:tc>
        <w:tc>
          <w:tcPr>
            <w:tcW w:w="895" w:type="pct"/>
            <w:shd w:val="clear" w:color="auto" w:fill="FFFFFF"/>
            <w:tcMar>
              <w:top w:w="0" w:type="dxa"/>
              <w:left w:w="0" w:type="dxa"/>
              <w:bottom w:w="0" w:type="dxa"/>
              <w:right w:w="0" w:type="dxa"/>
            </w:tcMar>
            <w:vAlign w:val="center"/>
          </w:tcPr>
          <w:p w14:paraId="4994CA9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-0.01 (0.26)</w:t>
            </w:r>
          </w:p>
        </w:tc>
        <w:tc>
          <w:tcPr>
            <w:tcW w:w="894" w:type="pct"/>
            <w:shd w:val="clear" w:color="auto" w:fill="FFFFFF"/>
            <w:tcMar>
              <w:top w:w="0" w:type="dxa"/>
              <w:left w:w="0" w:type="dxa"/>
              <w:bottom w:w="0" w:type="dxa"/>
              <w:right w:w="0" w:type="dxa"/>
            </w:tcMar>
            <w:vAlign w:val="center"/>
          </w:tcPr>
          <w:p w14:paraId="6C2C9E6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(0.47)</w:t>
            </w:r>
          </w:p>
        </w:tc>
      </w:tr>
      <w:tr w:rsidR="00B054CE" w:rsidRPr="00B054CE" w14:paraId="0D3D25D2" w14:textId="77777777" w:rsidTr="00E631AD">
        <w:trPr>
          <w:trHeight w:val="20"/>
          <w:jc w:val="center"/>
        </w:trPr>
        <w:tc>
          <w:tcPr>
            <w:tcW w:w="1207" w:type="pct"/>
            <w:shd w:val="clear" w:color="auto" w:fill="FFFFFF"/>
            <w:tcMar>
              <w:top w:w="0" w:type="dxa"/>
              <w:left w:w="0" w:type="dxa"/>
              <w:bottom w:w="0" w:type="dxa"/>
              <w:right w:w="0" w:type="dxa"/>
            </w:tcMar>
            <w:vAlign w:val="center"/>
          </w:tcPr>
          <w:p w14:paraId="10398392"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w:t>
            </w:r>
          </w:p>
        </w:tc>
        <w:tc>
          <w:tcPr>
            <w:tcW w:w="1109" w:type="pct"/>
            <w:shd w:val="clear" w:color="auto" w:fill="FFFFFF"/>
            <w:tcMar>
              <w:top w:w="0" w:type="dxa"/>
              <w:left w:w="0" w:type="dxa"/>
              <w:bottom w:w="0" w:type="dxa"/>
              <w:right w:w="0" w:type="dxa"/>
            </w:tcMar>
            <w:vAlign w:val="center"/>
          </w:tcPr>
          <w:p w14:paraId="0979227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0.68 (0.68)</w:t>
            </w:r>
          </w:p>
        </w:tc>
        <w:tc>
          <w:tcPr>
            <w:tcW w:w="895" w:type="pct"/>
            <w:shd w:val="clear" w:color="auto" w:fill="FFFFFF"/>
            <w:tcMar>
              <w:top w:w="0" w:type="dxa"/>
              <w:left w:w="0" w:type="dxa"/>
              <w:bottom w:w="0" w:type="dxa"/>
              <w:right w:w="0" w:type="dxa"/>
            </w:tcMar>
            <w:vAlign w:val="center"/>
          </w:tcPr>
          <w:p w14:paraId="072B684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(0.37)</w:t>
            </w:r>
          </w:p>
        </w:tc>
        <w:tc>
          <w:tcPr>
            <w:tcW w:w="895" w:type="pct"/>
            <w:shd w:val="clear" w:color="auto" w:fill="FFFFFF"/>
            <w:tcMar>
              <w:top w:w="0" w:type="dxa"/>
              <w:left w:w="0" w:type="dxa"/>
              <w:bottom w:w="0" w:type="dxa"/>
              <w:right w:w="0" w:type="dxa"/>
            </w:tcMar>
            <w:vAlign w:val="center"/>
          </w:tcPr>
          <w:p w14:paraId="274C1EB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(0.27)</w:t>
            </w:r>
          </w:p>
        </w:tc>
        <w:tc>
          <w:tcPr>
            <w:tcW w:w="894" w:type="pct"/>
            <w:shd w:val="clear" w:color="auto" w:fill="FFFFFF"/>
            <w:tcMar>
              <w:top w:w="0" w:type="dxa"/>
              <w:left w:w="0" w:type="dxa"/>
              <w:bottom w:w="0" w:type="dxa"/>
              <w:right w:w="0" w:type="dxa"/>
            </w:tcMar>
            <w:vAlign w:val="center"/>
          </w:tcPr>
          <w:p w14:paraId="2E444CA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(0.33)</w:t>
            </w:r>
          </w:p>
        </w:tc>
      </w:tr>
      <w:tr w:rsidR="00B054CE" w:rsidRPr="00B054CE" w14:paraId="6EC51DF9" w14:textId="77777777" w:rsidTr="00E631AD">
        <w:trPr>
          <w:trHeight w:val="20"/>
          <w:jc w:val="center"/>
        </w:trPr>
        <w:tc>
          <w:tcPr>
            <w:tcW w:w="1207" w:type="pct"/>
            <w:shd w:val="clear" w:color="auto" w:fill="FFFFFF"/>
            <w:tcMar>
              <w:top w:w="0" w:type="dxa"/>
              <w:left w:w="0" w:type="dxa"/>
              <w:bottom w:w="0" w:type="dxa"/>
              <w:right w:w="0" w:type="dxa"/>
            </w:tcMar>
            <w:vAlign w:val="center"/>
          </w:tcPr>
          <w:p w14:paraId="7DE08E86"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5</w:t>
            </w:r>
          </w:p>
        </w:tc>
        <w:tc>
          <w:tcPr>
            <w:tcW w:w="1109" w:type="pct"/>
            <w:shd w:val="clear" w:color="auto" w:fill="FFFFFF"/>
            <w:tcMar>
              <w:top w:w="0" w:type="dxa"/>
              <w:left w:w="0" w:type="dxa"/>
              <w:bottom w:w="0" w:type="dxa"/>
              <w:right w:w="0" w:type="dxa"/>
            </w:tcMar>
            <w:vAlign w:val="center"/>
          </w:tcPr>
          <w:p w14:paraId="2AC8B573"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0.59 (0.73)</w:t>
            </w:r>
          </w:p>
        </w:tc>
        <w:tc>
          <w:tcPr>
            <w:tcW w:w="895" w:type="pct"/>
            <w:shd w:val="clear" w:color="auto" w:fill="FFFFFF"/>
            <w:tcMar>
              <w:top w:w="0" w:type="dxa"/>
              <w:left w:w="0" w:type="dxa"/>
              <w:bottom w:w="0" w:type="dxa"/>
              <w:right w:w="0" w:type="dxa"/>
            </w:tcMar>
            <w:vAlign w:val="center"/>
          </w:tcPr>
          <w:p w14:paraId="70E5BF8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0.29 (0.61)</w:t>
            </w:r>
          </w:p>
        </w:tc>
        <w:tc>
          <w:tcPr>
            <w:tcW w:w="895" w:type="pct"/>
            <w:shd w:val="clear" w:color="auto" w:fill="FFFFFF"/>
            <w:tcMar>
              <w:top w:w="0" w:type="dxa"/>
              <w:left w:w="0" w:type="dxa"/>
              <w:bottom w:w="0" w:type="dxa"/>
              <w:right w:w="0" w:type="dxa"/>
            </w:tcMar>
            <w:vAlign w:val="center"/>
          </w:tcPr>
          <w:p w14:paraId="38F1E4E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(0.28)</w:t>
            </w:r>
          </w:p>
        </w:tc>
        <w:tc>
          <w:tcPr>
            <w:tcW w:w="894" w:type="pct"/>
            <w:shd w:val="clear" w:color="auto" w:fill="FFFFFF"/>
            <w:tcMar>
              <w:top w:w="0" w:type="dxa"/>
              <w:left w:w="0" w:type="dxa"/>
              <w:bottom w:w="0" w:type="dxa"/>
              <w:right w:w="0" w:type="dxa"/>
            </w:tcMar>
            <w:vAlign w:val="center"/>
          </w:tcPr>
          <w:p w14:paraId="32E74E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(0.26)</w:t>
            </w:r>
          </w:p>
        </w:tc>
      </w:tr>
      <w:tr w:rsidR="00B054CE" w:rsidRPr="00B054CE" w14:paraId="1B5E1E9E"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1B1BCDD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20</w:t>
            </w:r>
          </w:p>
        </w:tc>
        <w:tc>
          <w:tcPr>
            <w:tcW w:w="1109" w:type="pct"/>
            <w:tcBorders>
              <w:bottom w:val="single" w:sz="4" w:space="0" w:color="auto"/>
            </w:tcBorders>
            <w:shd w:val="clear" w:color="auto" w:fill="FFFFFF"/>
            <w:tcMar>
              <w:top w:w="0" w:type="dxa"/>
              <w:left w:w="0" w:type="dxa"/>
              <w:bottom w:w="0" w:type="dxa"/>
              <w:right w:w="0" w:type="dxa"/>
            </w:tcMar>
            <w:vAlign w:val="center"/>
          </w:tcPr>
          <w:p w14:paraId="14B3CE9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0.53 (0.72)</w:t>
            </w:r>
          </w:p>
        </w:tc>
        <w:tc>
          <w:tcPr>
            <w:tcW w:w="895" w:type="pct"/>
            <w:tcBorders>
              <w:bottom w:val="single" w:sz="4" w:space="0" w:color="auto"/>
            </w:tcBorders>
            <w:shd w:val="clear" w:color="auto" w:fill="FFFFFF"/>
            <w:tcMar>
              <w:top w:w="0" w:type="dxa"/>
              <w:left w:w="0" w:type="dxa"/>
              <w:bottom w:w="0" w:type="dxa"/>
              <w:right w:w="0" w:type="dxa"/>
            </w:tcMar>
            <w:vAlign w:val="center"/>
          </w:tcPr>
          <w:p w14:paraId="5108BC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0.24 (0.6)</w:t>
            </w:r>
          </w:p>
        </w:tc>
        <w:tc>
          <w:tcPr>
            <w:tcW w:w="895" w:type="pct"/>
            <w:tcBorders>
              <w:bottom w:val="single" w:sz="4" w:space="0" w:color="auto"/>
            </w:tcBorders>
            <w:shd w:val="clear" w:color="auto" w:fill="FFFFFF"/>
            <w:tcMar>
              <w:top w:w="0" w:type="dxa"/>
              <w:left w:w="0" w:type="dxa"/>
              <w:bottom w:w="0" w:type="dxa"/>
              <w:right w:w="0" w:type="dxa"/>
            </w:tcMar>
            <w:vAlign w:val="center"/>
          </w:tcPr>
          <w:p w14:paraId="573C6DC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(0.33)</w:t>
            </w:r>
          </w:p>
        </w:tc>
        <w:tc>
          <w:tcPr>
            <w:tcW w:w="894" w:type="pct"/>
            <w:tcBorders>
              <w:bottom w:val="single" w:sz="4" w:space="0" w:color="auto"/>
            </w:tcBorders>
            <w:shd w:val="clear" w:color="auto" w:fill="FFFFFF"/>
            <w:tcMar>
              <w:top w:w="0" w:type="dxa"/>
              <w:left w:w="0" w:type="dxa"/>
              <w:bottom w:w="0" w:type="dxa"/>
              <w:right w:w="0" w:type="dxa"/>
            </w:tcMar>
            <w:vAlign w:val="center"/>
          </w:tcPr>
          <w:p w14:paraId="444B649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(0.4)</w:t>
            </w:r>
          </w:p>
        </w:tc>
      </w:tr>
      <w:tr w:rsidR="00B054CE" w:rsidRPr="00944643" w14:paraId="384C3593"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04C9444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2: Limited Ability to Modulate Current Emotional and Behavioral Responses</w:t>
            </w:r>
          </w:p>
        </w:tc>
      </w:tr>
      <w:tr w:rsidR="00B054CE" w:rsidRPr="00B054CE" w14:paraId="682D7978"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5EB01893"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10</w:t>
            </w:r>
          </w:p>
        </w:tc>
        <w:tc>
          <w:tcPr>
            <w:tcW w:w="1109" w:type="pct"/>
            <w:tcBorders>
              <w:top w:val="single" w:sz="4" w:space="0" w:color="auto"/>
            </w:tcBorders>
            <w:shd w:val="clear" w:color="auto" w:fill="FFFFFF"/>
            <w:tcMar>
              <w:top w:w="0" w:type="dxa"/>
              <w:left w:w="0" w:type="dxa"/>
              <w:bottom w:w="0" w:type="dxa"/>
              <w:right w:w="0" w:type="dxa"/>
            </w:tcMar>
            <w:vAlign w:val="center"/>
          </w:tcPr>
          <w:p w14:paraId="24ABA6E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(0.42)</w:t>
            </w:r>
          </w:p>
        </w:tc>
        <w:tc>
          <w:tcPr>
            <w:tcW w:w="895" w:type="pct"/>
            <w:tcBorders>
              <w:top w:val="single" w:sz="4" w:space="0" w:color="auto"/>
            </w:tcBorders>
            <w:shd w:val="clear" w:color="auto" w:fill="FFFFFF"/>
            <w:tcMar>
              <w:top w:w="0" w:type="dxa"/>
              <w:left w:w="0" w:type="dxa"/>
              <w:bottom w:w="0" w:type="dxa"/>
              <w:right w:w="0" w:type="dxa"/>
            </w:tcMar>
            <w:vAlign w:val="center"/>
          </w:tcPr>
          <w:p w14:paraId="682DD9A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0.87 (0.77)</w:t>
            </w:r>
          </w:p>
        </w:tc>
        <w:tc>
          <w:tcPr>
            <w:tcW w:w="895" w:type="pct"/>
            <w:tcBorders>
              <w:top w:val="single" w:sz="4" w:space="0" w:color="auto"/>
            </w:tcBorders>
            <w:shd w:val="clear" w:color="auto" w:fill="FFFFFF"/>
            <w:tcMar>
              <w:top w:w="0" w:type="dxa"/>
              <w:left w:w="0" w:type="dxa"/>
              <w:bottom w:w="0" w:type="dxa"/>
              <w:right w:w="0" w:type="dxa"/>
            </w:tcMar>
            <w:vAlign w:val="center"/>
          </w:tcPr>
          <w:p w14:paraId="4203ECA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(0.26)</w:t>
            </w:r>
          </w:p>
        </w:tc>
        <w:tc>
          <w:tcPr>
            <w:tcW w:w="894" w:type="pct"/>
            <w:tcBorders>
              <w:top w:val="single" w:sz="4" w:space="0" w:color="auto"/>
            </w:tcBorders>
            <w:shd w:val="clear" w:color="auto" w:fill="FFFFFF"/>
            <w:tcMar>
              <w:top w:w="0" w:type="dxa"/>
              <w:left w:w="0" w:type="dxa"/>
              <w:bottom w:w="0" w:type="dxa"/>
              <w:right w:w="0" w:type="dxa"/>
            </w:tcMar>
            <w:vAlign w:val="center"/>
          </w:tcPr>
          <w:p w14:paraId="2B9AAEB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(0.16)</w:t>
            </w:r>
          </w:p>
        </w:tc>
      </w:tr>
      <w:tr w:rsidR="00B054CE" w:rsidRPr="00B054CE" w14:paraId="76CC4662" w14:textId="77777777" w:rsidTr="00E631AD">
        <w:trPr>
          <w:trHeight w:val="20"/>
          <w:jc w:val="center"/>
        </w:trPr>
        <w:tc>
          <w:tcPr>
            <w:tcW w:w="1207" w:type="pct"/>
            <w:shd w:val="clear" w:color="auto" w:fill="FFFFFF"/>
            <w:tcMar>
              <w:top w:w="0" w:type="dxa"/>
              <w:left w:w="0" w:type="dxa"/>
              <w:bottom w:w="0" w:type="dxa"/>
              <w:right w:w="0" w:type="dxa"/>
            </w:tcMar>
            <w:vAlign w:val="center"/>
          </w:tcPr>
          <w:p w14:paraId="3399EC6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21</w:t>
            </w:r>
          </w:p>
        </w:tc>
        <w:tc>
          <w:tcPr>
            <w:tcW w:w="1109" w:type="pct"/>
            <w:shd w:val="clear" w:color="auto" w:fill="FFFFFF"/>
            <w:tcMar>
              <w:top w:w="0" w:type="dxa"/>
              <w:left w:w="0" w:type="dxa"/>
              <w:bottom w:w="0" w:type="dxa"/>
              <w:right w:w="0" w:type="dxa"/>
            </w:tcMar>
            <w:vAlign w:val="center"/>
          </w:tcPr>
          <w:p w14:paraId="330DFB6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(0.47)</w:t>
            </w:r>
          </w:p>
        </w:tc>
        <w:tc>
          <w:tcPr>
            <w:tcW w:w="895" w:type="pct"/>
            <w:shd w:val="clear" w:color="auto" w:fill="FFFFFF"/>
            <w:tcMar>
              <w:top w:w="0" w:type="dxa"/>
              <w:left w:w="0" w:type="dxa"/>
              <w:bottom w:w="0" w:type="dxa"/>
              <w:right w:w="0" w:type="dxa"/>
            </w:tcMar>
            <w:vAlign w:val="center"/>
          </w:tcPr>
          <w:p w14:paraId="3A72D17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0.71 (0.77)</w:t>
            </w:r>
          </w:p>
        </w:tc>
        <w:tc>
          <w:tcPr>
            <w:tcW w:w="895" w:type="pct"/>
            <w:shd w:val="clear" w:color="auto" w:fill="FFFFFF"/>
            <w:tcMar>
              <w:top w:w="0" w:type="dxa"/>
              <w:left w:w="0" w:type="dxa"/>
              <w:bottom w:w="0" w:type="dxa"/>
              <w:right w:w="0" w:type="dxa"/>
            </w:tcMar>
            <w:vAlign w:val="center"/>
          </w:tcPr>
          <w:p w14:paraId="61DBD39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(0.11)</w:t>
            </w:r>
          </w:p>
        </w:tc>
        <w:tc>
          <w:tcPr>
            <w:tcW w:w="894" w:type="pct"/>
            <w:shd w:val="clear" w:color="auto" w:fill="FFFFFF"/>
            <w:tcMar>
              <w:top w:w="0" w:type="dxa"/>
              <w:left w:w="0" w:type="dxa"/>
              <w:bottom w:w="0" w:type="dxa"/>
              <w:right w:w="0" w:type="dxa"/>
            </w:tcMar>
            <w:vAlign w:val="center"/>
          </w:tcPr>
          <w:p w14:paraId="495256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(0.48)</w:t>
            </w:r>
          </w:p>
        </w:tc>
      </w:tr>
      <w:tr w:rsidR="00B054CE" w:rsidRPr="00B054CE" w14:paraId="1E9635DB" w14:textId="77777777" w:rsidTr="00E631AD">
        <w:trPr>
          <w:trHeight w:val="20"/>
          <w:jc w:val="center"/>
        </w:trPr>
        <w:tc>
          <w:tcPr>
            <w:tcW w:w="1207" w:type="pct"/>
            <w:shd w:val="clear" w:color="auto" w:fill="FFFFFF"/>
            <w:tcMar>
              <w:top w:w="0" w:type="dxa"/>
              <w:left w:w="0" w:type="dxa"/>
              <w:bottom w:w="0" w:type="dxa"/>
              <w:right w:w="0" w:type="dxa"/>
            </w:tcMar>
            <w:vAlign w:val="center"/>
          </w:tcPr>
          <w:p w14:paraId="15B5030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9</w:t>
            </w:r>
          </w:p>
        </w:tc>
        <w:tc>
          <w:tcPr>
            <w:tcW w:w="1109" w:type="pct"/>
            <w:shd w:val="clear" w:color="auto" w:fill="FFFFFF"/>
            <w:tcMar>
              <w:top w:w="0" w:type="dxa"/>
              <w:left w:w="0" w:type="dxa"/>
              <w:bottom w:w="0" w:type="dxa"/>
              <w:right w:w="0" w:type="dxa"/>
            </w:tcMar>
            <w:vAlign w:val="center"/>
          </w:tcPr>
          <w:p w14:paraId="5C4307D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(0.35)</w:t>
            </w:r>
          </w:p>
        </w:tc>
        <w:tc>
          <w:tcPr>
            <w:tcW w:w="895" w:type="pct"/>
            <w:shd w:val="clear" w:color="auto" w:fill="FFFFFF"/>
            <w:tcMar>
              <w:top w:w="0" w:type="dxa"/>
              <w:left w:w="0" w:type="dxa"/>
              <w:bottom w:w="0" w:type="dxa"/>
              <w:right w:w="0" w:type="dxa"/>
            </w:tcMar>
            <w:vAlign w:val="center"/>
          </w:tcPr>
          <w:p w14:paraId="12901E65"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0.64 (0.59)</w:t>
            </w:r>
          </w:p>
        </w:tc>
        <w:tc>
          <w:tcPr>
            <w:tcW w:w="895" w:type="pct"/>
            <w:shd w:val="clear" w:color="auto" w:fill="FFFFFF"/>
            <w:tcMar>
              <w:top w:w="0" w:type="dxa"/>
              <w:left w:w="0" w:type="dxa"/>
              <w:bottom w:w="0" w:type="dxa"/>
              <w:right w:w="0" w:type="dxa"/>
            </w:tcMar>
            <w:vAlign w:val="center"/>
          </w:tcPr>
          <w:p w14:paraId="3DEABC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0.05 (0.16)</w:t>
            </w:r>
          </w:p>
        </w:tc>
        <w:tc>
          <w:tcPr>
            <w:tcW w:w="894" w:type="pct"/>
            <w:shd w:val="clear" w:color="auto" w:fill="FFFFFF"/>
            <w:tcMar>
              <w:top w:w="0" w:type="dxa"/>
              <w:left w:w="0" w:type="dxa"/>
              <w:bottom w:w="0" w:type="dxa"/>
              <w:right w:w="0" w:type="dxa"/>
            </w:tcMar>
            <w:vAlign w:val="center"/>
          </w:tcPr>
          <w:p w14:paraId="713BCF8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(0.14)</w:t>
            </w:r>
          </w:p>
        </w:tc>
      </w:tr>
      <w:tr w:rsidR="00B054CE" w:rsidRPr="00B054CE" w14:paraId="250EDAC8" w14:textId="77777777" w:rsidTr="00E631AD">
        <w:trPr>
          <w:trHeight w:val="20"/>
          <w:jc w:val="center"/>
        </w:trPr>
        <w:tc>
          <w:tcPr>
            <w:tcW w:w="1207" w:type="pct"/>
            <w:shd w:val="clear" w:color="auto" w:fill="FFFFFF"/>
            <w:tcMar>
              <w:top w:w="0" w:type="dxa"/>
              <w:left w:w="0" w:type="dxa"/>
              <w:bottom w:w="0" w:type="dxa"/>
              <w:right w:w="0" w:type="dxa"/>
            </w:tcMar>
            <w:vAlign w:val="center"/>
          </w:tcPr>
          <w:p w14:paraId="039CE01D"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3</w:t>
            </w:r>
          </w:p>
        </w:tc>
        <w:tc>
          <w:tcPr>
            <w:tcW w:w="1109" w:type="pct"/>
            <w:shd w:val="clear" w:color="auto" w:fill="FFFFFF"/>
            <w:tcMar>
              <w:top w:w="0" w:type="dxa"/>
              <w:left w:w="0" w:type="dxa"/>
              <w:bottom w:w="0" w:type="dxa"/>
              <w:right w:w="0" w:type="dxa"/>
            </w:tcMar>
            <w:vAlign w:val="center"/>
          </w:tcPr>
          <w:p w14:paraId="344E6BF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(0.38)</w:t>
            </w:r>
          </w:p>
        </w:tc>
        <w:tc>
          <w:tcPr>
            <w:tcW w:w="895" w:type="pct"/>
            <w:shd w:val="clear" w:color="auto" w:fill="FFFFFF"/>
            <w:tcMar>
              <w:top w:w="0" w:type="dxa"/>
              <w:left w:w="0" w:type="dxa"/>
              <w:bottom w:w="0" w:type="dxa"/>
              <w:right w:w="0" w:type="dxa"/>
            </w:tcMar>
            <w:vAlign w:val="center"/>
          </w:tcPr>
          <w:p w14:paraId="3F8FA0E4"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(0.66)</w:t>
            </w:r>
          </w:p>
        </w:tc>
        <w:tc>
          <w:tcPr>
            <w:tcW w:w="895" w:type="pct"/>
            <w:shd w:val="clear" w:color="auto" w:fill="FFFFFF"/>
            <w:tcMar>
              <w:top w:w="0" w:type="dxa"/>
              <w:left w:w="0" w:type="dxa"/>
              <w:bottom w:w="0" w:type="dxa"/>
              <w:right w:w="0" w:type="dxa"/>
            </w:tcMar>
            <w:vAlign w:val="center"/>
          </w:tcPr>
          <w:p w14:paraId="041C285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-0.15 (0.03)</w:t>
            </w:r>
          </w:p>
        </w:tc>
        <w:tc>
          <w:tcPr>
            <w:tcW w:w="894" w:type="pct"/>
            <w:shd w:val="clear" w:color="auto" w:fill="FFFFFF"/>
            <w:tcMar>
              <w:top w:w="0" w:type="dxa"/>
              <w:left w:w="0" w:type="dxa"/>
              <w:bottom w:w="0" w:type="dxa"/>
              <w:right w:w="0" w:type="dxa"/>
            </w:tcMar>
            <w:vAlign w:val="center"/>
          </w:tcPr>
          <w:p w14:paraId="47445F7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0.21 (0.43)</w:t>
            </w:r>
          </w:p>
        </w:tc>
      </w:tr>
      <w:tr w:rsidR="00B054CE" w:rsidRPr="00B054CE" w14:paraId="60E9180F" w14:textId="77777777" w:rsidTr="00E631AD">
        <w:trPr>
          <w:trHeight w:val="20"/>
          <w:jc w:val="center"/>
        </w:trPr>
        <w:tc>
          <w:tcPr>
            <w:tcW w:w="1207" w:type="pct"/>
            <w:shd w:val="clear" w:color="auto" w:fill="FFFFFF"/>
            <w:tcMar>
              <w:top w:w="0" w:type="dxa"/>
              <w:left w:w="0" w:type="dxa"/>
              <w:bottom w:w="0" w:type="dxa"/>
              <w:right w:w="0" w:type="dxa"/>
            </w:tcMar>
            <w:vAlign w:val="center"/>
          </w:tcPr>
          <w:p w14:paraId="45EBE4E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13</w:t>
            </w:r>
          </w:p>
        </w:tc>
        <w:tc>
          <w:tcPr>
            <w:tcW w:w="1109" w:type="pct"/>
            <w:shd w:val="clear" w:color="auto" w:fill="FFFFFF"/>
            <w:tcMar>
              <w:top w:w="0" w:type="dxa"/>
              <w:left w:w="0" w:type="dxa"/>
              <w:bottom w:w="0" w:type="dxa"/>
              <w:right w:w="0" w:type="dxa"/>
            </w:tcMar>
            <w:vAlign w:val="center"/>
          </w:tcPr>
          <w:p w14:paraId="05B8446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-0.12 (0.31)</w:t>
            </w:r>
          </w:p>
        </w:tc>
        <w:tc>
          <w:tcPr>
            <w:tcW w:w="895" w:type="pct"/>
            <w:shd w:val="clear" w:color="auto" w:fill="FFFFFF"/>
            <w:tcMar>
              <w:top w:w="0" w:type="dxa"/>
              <w:left w:w="0" w:type="dxa"/>
              <w:bottom w:w="0" w:type="dxa"/>
              <w:right w:w="0" w:type="dxa"/>
            </w:tcMar>
            <w:vAlign w:val="center"/>
          </w:tcPr>
          <w:p w14:paraId="092449B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(0.6)</w:t>
            </w:r>
          </w:p>
        </w:tc>
        <w:tc>
          <w:tcPr>
            <w:tcW w:w="895" w:type="pct"/>
            <w:shd w:val="clear" w:color="auto" w:fill="FFFFFF"/>
            <w:tcMar>
              <w:top w:w="0" w:type="dxa"/>
              <w:left w:w="0" w:type="dxa"/>
              <w:bottom w:w="0" w:type="dxa"/>
              <w:right w:w="0" w:type="dxa"/>
            </w:tcMar>
            <w:vAlign w:val="center"/>
          </w:tcPr>
          <w:p w14:paraId="502D5483"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(0.11)</w:t>
            </w:r>
          </w:p>
        </w:tc>
        <w:tc>
          <w:tcPr>
            <w:tcW w:w="894" w:type="pct"/>
            <w:shd w:val="clear" w:color="auto" w:fill="FFFFFF"/>
            <w:tcMar>
              <w:top w:w="0" w:type="dxa"/>
              <w:left w:w="0" w:type="dxa"/>
              <w:bottom w:w="0" w:type="dxa"/>
              <w:right w:w="0" w:type="dxa"/>
            </w:tcMar>
            <w:vAlign w:val="center"/>
          </w:tcPr>
          <w:p w14:paraId="76100DA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0.17 (0.37)</w:t>
            </w:r>
          </w:p>
        </w:tc>
      </w:tr>
      <w:tr w:rsidR="00B054CE" w:rsidRPr="00B054CE" w14:paraId="03B56AD3" w14:textId="77777777" w:rsidTr="00E631AD">
        <w:trPr>
          <w:trHeight w:val="20"/>
          <w:jc w:val="center"/>
        </w:trPr>
        <w:tc>
          <w:tcPr>
            <w:tcW w:w="1207" w:type="pct"/>
            <w:shd w:val="clear" w:color="auto" w:fill="FFFFFF"/>
            <w:tcMar>
              <w:top w:w="0" w:type="dxa"/>
              <w:left w:w="0" w:type="dxa"/>
              <w:bottom w:w="0" w:type="dxa"/>
              <w:right w:w="0" w:type="dxa"/>
            </w:tcMar>
            <w:vAlign w:val="center"/>
          </w:tcPr>
          <w:p w14:paraId="694CE777"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15</w:t>
            </w:r>
          </w:p>
        </w:tc>
        <w:tc>
          <w:tcPr>
            <w:tcW w:w="1109" w:type="pct"/>
            <w:shd w:val="clear" w:color="auto" w:fill="FFFFFF"/>
            <w:tcMar>
              <w:top w:w="0" w:type="dxa"/>
              <w:left w:w="0" w:type="dxa"/>
              <w:bottom w:w="0" w:type="dxa"/>
              <w:right w:w="0" w:type="dxa"/>
            </w:tcMar>
            <w:vAlign w:val="center"/>
          </w:tcPr>
          <w:p w14:paraId="4658AF4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0.23 (0.58)</w:t>
            </w:r>
          </w:p>
        </w:tc>
        <w:tc>
          <w:tcPr>
            <w:tcW w:w="895" w:type="pct"/>
            <w:shd w:val="clear" w:color="auto" w:fill="FFFFFF"/>
            <w:tcMar>
              <w:top w:w="0" w:type="dxa"/>
              <w:left w:w="0" w:type="dxa"/>
              <w:bottom w:w="0" w:type="dxa"/>
              <w:right w:w="0" w:type="dxa"/>
            </w:tcMar>
            <w:vAlign w:val="center"/>
          </w:tcPr>
          <w:p w14:paraId="5348F19C"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 (0.72)</w:t>
            </w:r>
          </w:p>
        </w:tc>
        <w:tc>
          <w:tcPr>
            <w:tcW w:w="895" w:type="pct"/>
            <w:shd w:val="clear" w:color="auto" w:fill="FFFFFF"/>
            <w:tcMar>
              <w:top w:w="0" w:type="dxa"/>
              <w:left w:w="0" w:type="dxa"/>
              <w:bottom w:w="0" w:type="dxa"/>
              <w:right w:w="0" w:type="dxa"/>
            </w:tcMar>
            <w:vAlign w:val="center"/>
          </w:tcPr>
          <w:p w14:paraId="3069DE11"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(0.25)</w:t>
            </w:r>
          </w:p>
        </w:tc>
        <w:tc>
          <w:tcPr>
            <w:tcW w:w="894" w:type="pct"/>
            <w:shd w:val="clear" w:color="auto" w:fill="FFFFFF"/>
            <w:tcMar>
              <w:top w:w="0" w:type="dxa"/>
              <w:left w:w="0" w:type="dxa"/>
              <w:bottom w:w="0" w:type="dxa"/>
              <w:right w:w="0" w:type="dxa"/>
            </w:tcMar>
            <w:vAlign w:val="center"/>
          </w:tcPr>
          <w:p w14:paraId="6878F75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 (0.27)</w:t>
            </w:r>
          </w:p>
        </w:tc>
      </w:tr>
      <w:tr w:rsidR="00B054CE" w:rsidRPr="00B054CE" w14:paraId="6DF360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61CFC63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17</w:t>
            </w:r>
          </w:p>
        </w:tc>
        <w:tc>
          <w:tcPr>
            <w:tcW w:w="1109" w:type="pct"/>
            <w:tcBorders>
              <w:bottom w:val="single" w:sz="4" w:space="0" w:color="auto"/>
            </w:tcBorders>
            <w:shd w:val="clear" w:color="auto" w:fill="FFFFFF"/>
            <w:tcMar>
              <w:top w:w="0" w:type="dxa"/>
              <w:left w:w="0" w:type="dxa"/>
              <w:bottom w:w="0" w:type="dxa"/>
              <w:right w:w="0" w:type="dxa"/>
            </w:tcMar>
            <w:vAlign w:val="center"/>
          </w:tcPr>
          <w:p w14:paraId="7AF31FB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-0.08 (0.42)</w:t>
            </w:r>
          </w:p>
        </w:tc>
        <w:tc>
          <w:tcPr>
            <w:tcW w:w="895" w:type="pct"/>
            <w:tcBorders>
              <w:bottom w:val="single" w:sz="4" w:space="0" w:color="auto"/>
            </w:tcBorders>
            <w:shd w:val="clear" w:color="auto" w:fill="FFFFFF"/>
            <w:tcMar>
              <w:top w:w="0" w:type="dxa"/>
              <w:left w:w="0" w:type="dxa"/>
              <w:bottom w:w="0" w:type="dxa"/>
              <w:right w:w="0" w:type="dxa"/>
            </w:tcMar>
            <w:vAlign w:val="center"/>
          </w:tcPr>
          <w:p w14:paraId="5C14881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(0.67)</w:t>
            </w:r>
          </w:p>
        </w:tc>
        <w:tc>
          <w:tcPr>
            <w:tcW w:w="895" w:type="pct"/>
            <w:tcBorders>
              <w:bottom w:val="single" w:sz="4" w:space="0" w:color="auto"/>
            </w:tcBorders>
            <w:shd w:val="clear" w:color="auto" w:fill="FFFFFF"/>
            <w:tcMar>
              <w:top w:w="0" w:type="dxa"/>
              <w:left w:w="0" w:type="dxa"/>
              <w:bottom w:w="0" w:type="dxa"/>
              <w:right w:w="0" w:type="dxa"/>
            </w:tcMar>
            <w:vAlign w:val="center"/>
          </w:tcPr>
          <w:p w14:paraId="1AB6E2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-0.07 (0.14)</w:t>
            </w:r>
          </w:p>
        </w:tc>
        <w:tc>
          <w:tcPr>
            <w:tcW w:w="894" w:type="pct"/>
            <w:tcBorders>
              <w:bottom w:val="single" w:sz="4" w:space="0" w:color="auto"/>
            </w:tcBorders>
            <w:shd w:val="clear" w:color="auto" w:fill="FFFFFF"/>
            <w:tcMar>
              <w:top w:w="0" w:type="dxa"/>
              <w:left w:w="0" w:type="dxa"/>
              <w:bottom w:w="0" w:type="dxa"/>
              <w:right w:w="0" w:type="dxa"/>
            </w:tcMar>
            <w:vAlign w:val="center"/>
          </w:tcPr>
          <w:p w14:paraId="752029E0"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0.46 (0.64)</w:t>
            </w:r>
          </w:p>
        </w:tc>
      </w:tr>
      <w:tr w:rsidR="00B054CE" w:rsidRPr="00944643" w14:paraId="5932D6BB"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CD7430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3: Lack of Awareness of Current Emotions</w:t>
            </w:r>
          </w:p>
        </w:tc>
      </w:tr>
      <w:tr w:rsidR="00B054CE" w:rsidRPr="00B054CE" w14:paraId="52915335"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0E649B74"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6 (r)</w:t>
            </w:r>
          </w:p>
        </w:tc>
        <w:tc>
          <w:tcPr>
            <w:tcW w:w="1109" w:type="pct"/>
            <w:tcBorders>
              <w:top w:val="single" w:sz="4" w:space="0" w:color="auto"/>
            </w:tcBorders>
            <w:shd w:val="clear" w:color="auto" w:fill="FFFFFF"/>
            <w:tcMar>
              <w:top w:w="0" w:type="dxa"/>
              <w:left w:w="0" w:type="dxa"/>
              <w:bottom w:w="0" w:type="dxa"/>
              <w:right w:w="0" w:type="dxa"/>
            </w:tcMar>
            <w:vAlign w:val="center"/>
          </w:tcPr>
          <w:p w14:paraId="44AC6A9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(0.32)</w:t>
            </w:r>
          </w:p>
        </w:tc>
        <w:tc>
          <w:tcPr>
            <w:tcW w:w="895" w:type="pct"/>
            <w:tcBorders>
              <w:top w:val="single" w:sz="4" w:space="0" w:color="auto"/>
            </w:tcBorders>
            <w:shd w:val="clear" w:color="auto" w:fill="FFFFFF"/>
            <w:tcMar>
              <w:top w:w="0" w:type="dxa"/>
              <w:left w:w="0" w:type="dxa"/>
              <w:bottom w:w="0" w:type="dxa"/>
              <w:right w:w="0" w:type="dxa"/>
            </w:tcMar>
            <w:vAlign w:val="center"/>
          </w:tcPr>
          <w:p w14:paraId="2582C8BA"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0.00 (0.24)</w:t>
            </w:r>
          </w:p>
        </w:tc>
        <w:tc>
          <w:tcPr>
            <w:tcW w:w="895" w:type="pct"/>
            <w:tcBorders>
              <w:top w:val="single" w:sz="4" w:space="0" w:color="auto"/>
            </w:tcBorders>
            <w:shd w:val="clear" w:color="auto" w:fill="FFFFFF"/>
            <w:tcMar>
              <w:top w:w="0" w:type="dxa"/>
              <w:left w:w="0" w:type="dxa"/>
              <w:bottom w:w="0" w:type="dxa"/>
              <w:right w:w="0" w:type="dxa"/>
            </w:tcMar>
            <w:vAlign w:val="center"/>
          </w:tcPr>
          <w:p w14:paraId="255B4A2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0.70 (0.75)</w:t>
            </w:r>
          </w:p>
        </w:tc>
        <w:tc>
          <w:tcPr>
            <w:tcW w:w="894" w:type="pct"/>
            <w:tcBorders>
              <w:top w:val="single" w:sz="4" w:space="0" w:color="auto"/>
            </w:tcBorders>
            <w:shd w:val="clear" w:color="auto" w:fill="FFFFFF"/>
            <w:tcMar>
              <w:top w:w="0" w:type="dxa"/>
              <w:left w:w="0" w:type="dxa"/>
              <w:bottom w:w="0" w:type="dxa"/>
              <w:right w:w="0" w:type="dxa"/>
            </w:tcMar>
            <w:vAlign w:val="center"/>
          </w:tcPr>
          <w:p w14:paraId="3A39B2E8"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(0.35)</w:t>
            </w:r>
          </w:p>
        </w:tc>
      </w:tr>
      <w:tr w:rsidR="00B054CE" w:rsidRPr="00B054CE" w14:paraId="1AB65A23" w14:textId="77777777" w:rsidTr="00E631AD">
        <w:trPr>
          <w:trHeight w:val="20"/>
          <w:jc w:val="center"/>
        </w:trPr>
        <w:tc>
          <w:tcPr>
            <w:tcW w:w="1207" w:type="pct"/>
            <w:shd w:val="clear" w:color="auto" w:fill="FFFFFF"/>
            <w:tcMar>
              <w:top w:w="0" w:type="dxa"/>
              <w:left w:w="0" w:type="dxa"/>
              <w:bottom w:w="0" w:type="dxa"/>
              <w:right w:w="0" w:type="dxa"/>
            </w:tcMar>
            <w:vAlign w:val="center"/>
          </w:tcPr>
          <w:p w14:paraId="2C320BCB"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2 (r)</w:t>
            </w:r>
          </w:p>
        </w:tc>
        <w:tc>
          <w:tcPr>
            <w:tcW w:w="1109" w:type="pct"/>
            <w:shd w:val="clear" w:color="auto" w:fill="FFFFFF"/>
            <w:tcMar>
              <w:top w:w="0" w:type="dxa"/>
              <w:left w:w="0" w:type="dxa"/>
              <w:bottom w:w="0" w:type="dxa"/>
              <w:right w:w="0" w:type="dxa"/>
            </w:tcMar>
            <w:vAlign w:val="center"/>
          </w:tcPr>
          <w:p w14:paraId="16FB480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(0.17)</w:t>
            </w:r>
          </w:p>
        </w:tc>
        <w:tc>
          <w:tcPr>
            <w:tcW w:w="895" w:type="pct"/>
            <w:shd w:val="clear" w:color="auto" w:fill="FFFFFF"/>
            <w:tcMar>
              <w:top w:w="0" w:type="dxa"/>
              <w:left w:w="0" w:type="dxa"/>
              <w:bottom w:w="0" w:type="dxa"/>
              <w:right w:w="0" w:type="dxa"/>
            </w:tcMar>
            <w:vAlign w:val="center"/>
          </w:tcPr>
          <w:p w14:paraId="41073A3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0.06 (0.16)</w:t>
            </w:r>
          </w:p>
        </w:tc>
        <w:tc>
          <w:tcPr>
            <w:tcW w:w="895" w:type="pct"/>
            <w:shd w:val="clear" w:color="auto" w:fill="FFFFFF"/>
            <w:tcMar>
              <w:top w:w="0" w:type="dxa"/>
              <w:left w:w="0" w:type="dxa"/>
              <w:bottom w:w="0" w:type="dxa"/>
              <w:right w:w="0" w:type="dxa"/>
            </w:tcMar>
            <w:vAlign w:val="center"/>
          </w:tcPr>
          <w:p w14:paraId="4D512B9E"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0.67 (0.66)</w:t>
            </w:r>
          </w:p>
        </w:tc>
        <w:tc>
          <w:tcPr>
            <w:tcW w:w="894" w:type="pct"/>
            <w:shd w:val="clear" w:color="auto" w:fill="FFFFFF"/>
            <w:tcMar>
              <w:top w:w="0" w:type="dxa"/>
              <w:left w:w="0" w:type="dxa"/>
              <w:bottom w:w="0" w:type="dxa"/>
              <w:right w:w="0" w:type="dxa"/>
            </w:tcMar>
            <w:vAlign w:val="center"/>
          </w:tcPr>
          <w:p w14:paraId="3E032BD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(0.18)</w:t>
            </w:r>
          </w:p>
        </w:tc>
      </w:tr>
      <w:tr w:rsidR="00B054CE" w:rsidRPr="00B054CE" w14:paraId="4A16CCA4" w14:textId="77777777" w:rsidTr="00E631AD">
        <w:trPr>
          <w:trHeight w:val="20"/>
          <w:jc w:val="center"/>
        </w:trPr>
        <w:tc>
          <w:tcPr>
            <w:tcW w:w="1207" w:type="pct"/>
            <w:shd w:val="clear" w:color="auto" w:fill="FFFFFF"/>
            <w:tcMar>
              <w:top w:w="0" w:type="dxa"/>
              <w:left w:w="0" w:type="dxa"/>
              <w:bottom w:w="0" w:type="dxa"/>
              <w:right w:w="0" w:type="dxa"/>
            </w:tcMar>
            <w:vAlign w:val="center"/>
          </w:tcPr>
          <w:p w14:paraId="60ACA191"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11 (r)</w:t>
            </w:r>
          </w:p>
        </w:tc>
        <w:tc>
          <w:tcPr>
            <w:tcW w:w="1109" w:type="pct"/>
            <w:shd w:val="clear" w:color="auto" w:fill="FFFFFF"/>
            <w:tcMar>
              <w:top w:w="0" w:type="dxa"/>
              <w:left w:w="0" w:type="dxa"/>
              <w:bottom w:w="0" w:type="dxa"/>
              <w:right w:w="0" w:type="dxa"/>
            </w:tcMar>
            <w:vAlign w:val="center"/>
          </w:tcPr>
          <w:p w14:paraId="59BF21F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(0.09)</w:t>
            </w:r>
          </w:p>
        </w:tc>
        <w:tc>
          <w:tcPr>
            <w:tcW w:w="895" w:type="pct"/>
            <w:shd w:val="clear" w:color="auto" w:fill="FFFFFF"/>
            <w:tcMar>
              <w:top w:w="0" w:type="dxa"/>
              <w:left w:w="0" w:type="dxa"/>
              <w:bottom w:w="0" w:type="dxa"/>
              <w:right w:w="0" w:type="dxa"/>
            </w:tcMar>
            <w:vAlign w:val="center"/>
          </w:tcPr>
          <w:p w14:paraId="14882A2D"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(0.01)</w:t>
            </w:r>
          </w:p>
        </w:tc>
        <w:tc>
          <w:tcPr>
            <w:tcW w:w="895" w:type="pct"/>
            <w:shd w:val="clear" w:color="auto" w:fill="FFFFFF"/>
            <w:tcMar>
              <w:top w:w="0" w:type="dxa"/>
              <w:left w:w="0" w:type="dxa"/>
              <w:bottom w:w="0" w:type="dxa"/>
              <w:right w:w="0" w:type="dxa"/>
            </w:tcMar>
            <w:vAlign w:val="center"/>
          </w:tcPr>
          <w:p w14:paraId="46C6C17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0.62 (0.58)</w:t>
            </w:r>
          </w:p>
        </w:tc>
        <w:tc>
          <w:tcPr>
            <w:tcW w:w="894" w:type="pct"/>
            <w:shd w:val="clear" w:color="auto" w:fill="FFFFFF"/>
            <w:tcMar>
              <w:top w:w="0" w:type="dxa"/>
              <w:left w:w="0" w:type="dxa"/>
              <w:bottom w:w="0" w:type="dxa"/>
              <w:right w:w="0" w:type="dxa"/>
            </w:tcMar>
            <w:vAlign w:val="center"/>
          </w:tcPr>
          <w:p w14:paraId="51F89FC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-0.02 (0.08)</w:t>
            </w:r>
          </w:p>
        </w:tc>
      </w:tr>
      <w:tr w:rsidR="00B054CE" w:rsidRPr="00B054CE" w14:paraId="7C224353" w14:textId="77777777" w:rsidTr="00E631AD">
        <w:trPr>
          <w:trHeight w:val="20"/>
          <w:jc w:val="center"/>
        </w:trPr>
        <w:tc>
          <w:tcPr>
            <w:tcW w:w="1207" w:type="pct"/>
            <w:shd w:val="clear" w:color="auto" w:fill="FFFFFF"/>
            <w:tcMar>
              <w:top w:w="0" w:type="dxa"/>
              <w:left w:w="0" w:type="dxa"/>
              <w:bottom w:w="0" w:type="dxa"/>
              <w:right w:w="0" w:type="dxa"/>
            </w:tcMar>
            <w:vAlign w:val="center"/>
          </w:tcPr>
          <w:p w14:paraId="67B59B9F"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16 (r)</w:t>
            </w:r>
          </w:p>
        </w:tc>
        <w:tc>
          <w:tcPr>
            <w:tcW w:w="1109" w:type="pct"/>
            <w:shd w:val="clear" w:color="auto" w:fill="FFFFFF"/>
            <w:tcMar>
              <w:top w:w="0" w:type="dxa"/>
              <w:left w:w="0" w:type="dxa"/>
              <w:bottom w:w="0" w:type="dxa"/>
              <w:right w:w="0" w:type="dxa"/>
            </w:tcMar>
            <w:vAlign w:val="center"/>
          </w:tcPr>
          <w:p w14:paraId="3D20201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(0.09)</w:t>
            </w:r>
          </w:p>
        </w:tc>
        <w:tc>
          <w:tcPr>
            <w:tcW w:w="895" w:type="pct"/>
            <w:shd w:val="clear" w:color="auto" w:fill="FFFFFF"/>
            <w:tcMar>
              <w:top w:w="0" w:type="dxa"/>
              <w:left w:w="0" w:type="dxa"/>
              <w:bottom w:w="0" w:type="dxa"/>
              <w:right w:w="0" w:type="dxa"/>
            </w:tcMar>
            <w:vAlign w:val="center"/>
          </w:tcPr>
          <w:p w14:paraId="147CF452"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(0.13)</w:t>
            </w:r>
          </w:p>
        </w:tc>
        <w:tc>
          <w:tcPr>
            <w:tcW w:w="895" w:type="pct"/>
            <w:shd w:val="clear" w:color="auto" w:fill="FFFFFF"/>
            <w:tcMar>
              <w:top w:w="0" w:type="dxa"/>
              <w:left w:w="0" w:type="dxa"/>
              <w:bottom w:w="0" w:type="dxa"/>
              <w:right w:w="0" w:type="dxa"/>
            </w:tcMar>
            <w:vAlign w:val="center"/>
          </w:tcPr>
          <w:p w14:paraId="18B5A3F7"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0.61 (0.56)</w:t>
            </w:r>
          </w:p>
        </w:tc>
        <w:tc>
          <w:tcPr>
            <w:tcW w:w="894" w:type="pct"/>
            <w:shd w:val="clear" w:color="auto" w:fill="FFFFFF"/>
            <w:tcMar>
              <w:top w:w="0" w:type="dxa"/>
              <w:left w:w="0" w:type="dxa"/>
              <w:bottom w:w="0" w:type="dxa"/>
              <w:right w:w="0" w:type="dxa"/>
            </w:tcMar>
            <w:vAlign w:val="center"/>
          </w:tcPr>
          <w:p w14:paraId="0B5FFAB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-0.11 (0.04)</w:t>
            </w:r>
          </w:p>
        </w:tc>
      </w:tr>
      <w:tr w:rsidR="00B054CE" w:rsidRPr="00B054CE" w14:paraId="4E97B4D8" w14:textId="77777777" w:rsidTr="00E631AD">
        <w:trPr>
          <w:trHeight w:val="20"/>
          <w:jc w:val="center"/>
        </w:trPr>
        <w:tc>
          <w:tcPr>
            <w:tcW w:w="1207" w:type="pct"/>
            <w:tcBorders>
              <w:bottom w:val="single" w:sz="4" w:space="0" w:color="auto"/>
            </w:tcBorders>
            <w:shd w:val="clear" w:color="auto" w:fill="FFFFFF"/>
            <w:tcMar>
              <w:top w:w="0" w:type="dxa"/>
              <w:left w:w="0" w:type="dxa"/>
              <w:bottom w:w="0" w:type="dxa"/>
              <w:right w:w="0" w:type="dxa"/>
            </w:tcMar>
            <w:vAlign w:val="center"/>
          </w:tcPr>
          <w:p w14:paraId="497DC93A"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19 (r)</w:t>
            </w:r>
          </w:p>
        </w:tc>
        <w:tc>
          <w:tcPr>
            <w:tcW w:w="1109" w:type="pct"/>
            <w:tcBorders>
              <w:bottom w:val="single" w:sz="4" w:space="0" w:color="auto"/>
            </w:tcBorders>
            <w:shd w:val="clear" w:color="auto" w:fill="FFFFFF"/>
            <w:tcMar>
              <w:top w:w="0" w:type="dxa"/>
              <w:left w:w="0" w:type="dxa"/>
              <w:bottom w:w="0" w:type="dxa"/>
              <w:right w:w="0" w:type="dxa"/>
            </w:tcMar>
            <w:vAlign w:val="center"/>
          </w:tcPr>
          <w:p w14:paraId="799D9C7E"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0.25 (0.46)</w:t>
            </w:r>
          </w:p>
        </w:tc>
        <w:tc>
          <w:tcPr>
            <w:tcW w:w="895" w:type="pct"/>
            <w:tcBorders>
              <w:bottom w:val="single" w:sz="4" w:space="0" w:color="auto"/>
            </w:tcBorders>
            <w:shd w:val="clear" w:color="auto" w:fill="FFFFFF"/>
            <w:tcMar>
              <w:top w:w="0" w:type="dxa"/>
              <w:left w:w="0" w:type="dxa"/>
              <w:bottom w:w="0" w:type="dxa"/>
              <w:right w:w="0" w:type="dxa"/>
            </w:tcMar>
            <w:vAlign w:val="center"/>
          </w:tcPr>
          <w:p w14:paraId="2E899997"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-0.09 (0.27)</w:t>
            </w:r>
          </w:p>
        </w:tc>
        <w:tc>
          <w:tcPr>
            <w:tcW w:w="895" w:type="pct"/>
            <w:tcBorders>
              <w:bottom w:val="single" w:sz="4" w:space="0" w:color="auto"/>
            </w:tcBorders>
            <w:shd w:val="clear" w:color="auto" w:fill="FFFFFF"/>
            <w:tcMar>
              <w:top w:w="0" w:type="dxa"/>
              <w:left w:w="0" w:type="dxa"/>
              <w:bottom w:w="0" w:type="dxa"/>
              <w:right w:w="0" w:type="dxa"/>
            </w:tcMar>
            <w:vAlign w:val="center"/>
          </w:tcPr>
          <w:p w14:paraId="6FD60D98"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0.54 (0.66)</w:t>
            </w:r>
          </w:p>
        </w:tc>
        <w:tc>
          <w:tcPr>
            <w:tcW w:w="894" w:type="pct"/>
            <w:tcBorders>
              <w:bottom w:val="single" w:sz="4" w:space="0" w:color="auto"/>
            </w:tcBorders>
            <w:shd w:val="clear" w:color="auto" w:fill="FFFFFF"/>
            <w:tcMar>
              <w:top w:w="0" w:type="dxa"/>
              <w:left w:w="0" w:type="dxa"/>
              <w:bottom w:w="0" w:type="dxa"/>
              <w:right w:w="0" w:type="dxa"/>
            </w:tcMar>
            <w:vAlign w:val="center"/>
          </w:tcPr>
          <w:p w14:paraId="01D474F6"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0.22 (0.42)</w:t>
            </w:r>
          </w:p>
        </w:tc>
      </w:tr>
      <w:tr w:rsidR="00B054CE" w:rsidRPr="00944643" w14:paraId="309D1979" w14:textId="77777777" w:rsidTr="00E631AD">
        <w:trPr>
          <w:trHeight w:val="20"/>
          <w:jc w:val="center"/>
        </w:trPr>
        <w:tc>
          <w:tcPr>
            <w:tcW w:w="5000" w:type="pct"/>
            <w:gridSpan w:val="5"/>
            <w:tcBorders>
              <w:top w:val="single" w:sz="4" w:space="0" w:color="auto"/>
              <w:bottom w:val="single" w:sz="4" w:space="0" w:color="auto"/>
            </w:tcBorders>
            <w:shd w:val="clear" w:color="auto" w:fill="FFFFFF"/>
            <w:tcMar>
              <w:top w:w="0" w:type="dxa"/>
              <w:left w:w="0" w:type="dxa"/>
              <w:bottom w:w="0" w:type="dxa"/>
              <w:right w:w="0" w:type="dxa"/>
            </w:tcMar>
            <w:vAlign w:val="center"/>
          </w:tcPr>
          <w:p w14:paraId="2D019425"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Factor 4: Lack of Clarity about Current Emotions</w:t>
            </w:r>
          </w:p>
        </w:tc>
      </w:tr>
      <w:tr w:rsidR="00B054CE" w:rsidRPr="00B054CE" w14:paraId="7D042FAF" w14:textId="77777777" w:rsidTr="00E631AD">
        <w:trPr>
          <w:trHeight w:val="20"/>
          <w:jc w:val="center"/>
        </w:trPr>
        <w:tc>
          <w:tcPr>
            <w:tcW w:w="1207" w:type="pct"/>
            <w:tcBorders>
              <w:top w:val="single" w:sz="4" w:space="0" w:color="auto"/>
            </w:tcBorders>
            <w:shd w:val="clear" w:color="auto" w:fill="FFFFFF"/>
            <w:tcMar>
              <w:top w:w="0" w:type="dxa"/>
              <w:left w:w="0" w:type="dxa"/>
              <w:bottom w:w="0" w:type="dxa"/>
              <w:right w:w="0" w:type="dxa"/>
            </w:tcMar>
            <w:vAlign w:val="center"/>
          </w:tcPr>
          <w:p w14:paraId="15E6FC1E"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14</w:t>
            </w:r>
          </w:p>
        </w:tc>
        <w:tc>
          <w:tcPr>
            <w:tcW w:w="1109" w:type="pct"/>
            <w:tcBorders>
              <w:top w:val="single" w:sz="4" w:space="0" w:color="auto"/>
            </w:tcBorders>
            <w:shd w:val="clear" w:color="auto" w:fill="FFFFFF"/>
            <w:tcMar>
              <w:top w:w="0" w:type="dxa"/>
              <w:left w:w="0" w:type="dxa"/>
              <w:bottom w:w="0" w:type="dxa"/>
              <w:right w:w="0" w:type="dxa"/>
            </w:tcMar>
            <w:vAlign w:val="center"/>
          </w:tcPr>
          <w:p w14:paraId="5962D77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0.14 (0.44)</w:t>
            </w:r>
          </w:p>
        </w:tc>
        <w:tc>
          <w:tcPr>
            <w:tcW w:w="895" w:type="pct"/>
            <w:tcBorders>
              <w:top w:val="single" w:sz="4" w:space="0" w:color="auto"/>
            </w:tcBorders>
            <w:shd w:val="clear" w:color="auto" w:fill="FFFFFF"/>
            <w:tcMar>
              <w:top w:w="0" w:type="dxa"/>
              <w:left w:w="0" w:type="dxa"/>
              <w:bottom w:w="0" w:type="dxa"/>
              <w:right w:w="0" w:type="dxa"/>
            </w:tcMar>
            <w:vAlign w:val="center"/>
          </w:tcPr>
          <w:p w14:paraId="3FF12F39"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-0.03 (0.37)</w:t>
            </w:r>
          </w:p>
        </w:tc>
        <w:tc>
          <w:tcPr>
            <w:tcW w:w="895" w:type="pct"/>
            <w:tcBorders>
              <w:top w:val="single" w:sz="4" w:space="0" w:color="auto"/>
            </w:tcBorders>
            <w:shd w:val="clear" w:color="auto" w:fill="FFFFFF"/>
            <w:tcMar>
              <w:top w:w="0" w:type="dxa"/>
              <w:left w:w="0" w:type="dxa"/>
              <w:bottom w:w="0" w:type="dxa"/>
              <w:right w:w="0" w:type="dxa"/>
            </w:tcMar>
            <w:vAlign w:val="center"/>
          </w:tcPr>
          <w:p w14:paraId="22AD77A0"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0.13 (0.34)</w:t>
            </w:r>
          </w:p>
        </w:tc>
        <w:tc>
          <w:tcPr>
            <w:tcW w:w="894" w:type="pct"/>
            <w:tcBorders>
              <w:top w:val="single" w:sz="4" w:space="0" w:color="auto"/>
            </w:tcBorders>
            <w:shd w:val="clear" w:color="auto" w:fill="FFFFFF"/>
            <w:tcMar>
              <w:top w:w="0" w:type="dxa"/>
              <w:left w:w="0" w:type="dxa"/>
              <w:bottom w:w="0" w:type="dxa"/>
              <w:right w:w="0" w:type="dxa"/>
            </w:tcMar>
            <w:vAlign w:val="center"/>
          </w:tcPr>
          <w:p w14:paraId="73D2E766"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0.66 (0.74)</w:t>
            </w:r>
          </w:p>
        </w:tc>
      </w:tr>
      <w:tr w:rsidR="00B054CE" w:rsidRPr="00B054CE" w14:paraId="4D775673" w14:textId="77777777" w:rsidTr="00E631AD">
        <w:trPr>
          <w:trHeight w:val="20"/>
          <w:jc w:val="center"/>
        </w:trPr>
        <w:tc>
          <w:tcPr>
            <w:tcW w:w="1207" w:type="pct"/>
            <w:tcBorders>
              <w:bottom w:val="single" w:sz="12" w:space="0" w:color="auto"/>
            </w:tcBorders>
            <w:shd w:val="clear" w:color="auto" w:fill="FFFFFF"/>
            <w:tcMar>
              <w:top w:w="0" w:type="dxa"/>
              <w:left w:w="0" w:type="dxa"/>
              <w:bottom w:w="0" w:type="dxa"/>
              <w:right w:w="0" w:type="dxa"/>
            </w:tcMar>
            <w:vAlign w:val="center"/>
          </w:tcPr>
          <w:p w14:paraId="24A641B0" w14:textId="77777777" w:rsidR="00B054CE" w:rsidRPr="00B054CE" w:rsidRDefault="00B054CE" w:rsidP="00195C15">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Item 7</w:t>
            </w:r>
          </w:p>
        </w:tc>
        <w:tc>
          <w:tcPr>
            <w:tcW w:w="1109" w:type="pct"/>
            <w:tcBorders>
              <w:bottom w:val="single" w:sz="12" w:space="0" w:color="auto"/>
            </w:tcBorders>
            <w:shd w:val="clear" w:color="auto" w:fill="FFFFFF"/>
            <w:tcMar>
              <w:top w:w="0" w:type="dxa"/>
              <w:left w:w="0" w:type="dxa"/>
              <w:bottom w:w="0" w:type="dxa"/>
              <w:right w:w="0" w:type="dxa"/>
            </w:tcMar>
            <w:vAlign w:val="center"/>
          </w:tcPr>
          <w:p w14:paraId="1932D32F"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-0.16 (0.17)</w:t>
            </w:r>
          </w:p>
        </w:tc>
        <w:tc>
          <w:tcPr>
            <w:tcW w:w="895" w:type="pct"/>
            <w:tcBorders>
              <w:bottom w:val="single" w:sz="12" w:space="0" w:color="auto"/>
            </w:tcBorders>
            <w:shd w:val="clear" w:color="auto" w:fill="FFFFFF"/>
            <w:tcMar>
              <w:top w:w="0" w:type="dxa"/>
              <w:left w:w="0" w:type="dxa"/>
              <w:bottom w:w="0" w:type="dxa"/>
              <w:right w:w="0" w:type="dxa"/>
            </w:tcMar>
            <w:vAlign w:val="center"/>
          </w:tcPr>
          <w:p w14:paraId="4DDC682C" w14:textId="77777777" w:rsidR="00B054CE" w:rsidRPr="00B054CE" w:rsidRDefault="00B054CE" w:rsidP="00195C15">
            <w:pPr>
              <w:spacing w:line="360" w:lineRule="auto"/>
              <w:jc w:val="center"/>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sz w:val="24"/>
                <w:szCs w:val="24"/>
                <w:lang w:val="en-US"/>
              </w:rPr>
              <w:t>0.04 (0.22)</w:t>
            </w:r>
          </w:p>
        </w:tc>
        <w:tc>
          <w:tcPr>
            <w:tcW w:w="895" w:type="pct"/>
            <w:tcBorders>
              <w:bottom w:val="single" w:sz="12" w:space="0" w:color="auto"/>
            </w:tcBorders>
            <w:shd w:val="clear" w:color="auto" w:fill="FFFFFF"/>
            <w:tcMar>
              <w:top w:w="0" w:type="dxa"/>
              <w:left w:w="0" w:type="dxa"/>
              <w:bottom w:w="0" w:type="dxa"/>
              <w:right w:w="0" w:type="dxa"/>
            </w:tcMar>
            <w:vAlign w:val="center"/>
          </w:tcPr>
          <w:p w14:paraId="1B953F5F"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0.37 (0.44)</w:t>
            </w:r>
          </w:p>
        </w:tc>
        <w:tc>
          <w:tcPr>
            <w:tcW w:w="894" w:type="pct"/>
            <w:tcBorders>
              <w:bottom w:val="single" w:sz="12" w:space="0" w:color="auto"/>
            </w:tcBorders>
            <w:shd w:val="clear" w:color="auto" w:fill="FFFFFF"/>
            <w:tcMar>
              <w:top w:w="0" w:type="dxa"/>
              <w:left w:w="0" w:type="dxa"/>
              <w:bottom w:w="0" w:type="dxa"/>
              <w:right w:w="0" w:type="dxa"/>
            </w:tcMar>
            <w:vAlign w:val="center"/>
          </w:tcPr>
          <w:p w14:paraId="47ACDBC1" w14:textId="77777777" w:rsidR="00B054CE" w:rsidRPr="00B054CE" w:rsidRDefault="00B054CE" w:rsidP="00195C15">
            <w:pPr>
              <w:spacing w:line="360" w:lineRule="auto"/>
              <w:jc w:val="center"/>
              <w:rPr>
                <w:rFonts w:ascii="Times New Roman" w:eastAsia="Times New Roman" w:hAnsi="Times New Roman" w:cs="Times New Roman"/>
                <w:b/>
                <w:sz w:val="24"/>
                <w:szCs w:val="24"/>
                <w:lang w:val="en-US"/>
              </w:rPr>
            </w:pPr>
            <w:r w:rsidRPr="00B054CE">
              <w:rPr>
                <w:rFonts w:ascii="Times New Roman" w:eastAsia="Times New Roman" w:hAnsi="Times New Roman" w:cs="Times New Roman"/>
                <w:b/>
                <w:sz w:val="24"/>
                <w:szCs w:val="24"/>
                <w:lang w:val="en-US"/>
              </w:rPr>
              <w:t>0.47 (0.51)</w:t>
            </w:r>
          </w:p>
        </w:tc>
      </w:tr>
      <w:tr w:rsidR="00B054CE" w:rsidRPr="00B054CE" w14:paraId="05CAAA45" w14:textId="77777777" w:rsidTr="00E631AD">
        <w:trPr>
          <w:trHeight w:val="20"/>
          <w:jc w:val="center"/>
        </w:trPr>
        <w:tc>
          <w:tcPr>
            <w:tcW w:w="5000" w:type="pct"/>
            <w:gridSpan w:val="5"/>
            <w:tcBorders>
              <w:top w:val="single" w:sz="12" w:space="0" w:color="auto"/>
            </w:tcBorders>
            <w:shd w:val="clear" w:color="auto" w:fill="FFFFFF"/>
            <w:tcMar>
              <w:top w:w="0" w:type="dxa"/>
              <w:left w:w="0" w:type="dxa"/>
              <w:bottom w:w="0" w:type="dxa"/>
              <w:right w:w="0" w:type="dxa"/>
            </w:tcMar>
            <w:vAlign w:val="center"/>
          </w:tcPr>
          <w:p w14:paraId="763C63B9" w14:textId="1C2EE45D" w:rsidR="00B054CE" w:rsidRPr="00B054CE" w:rsidRDefault="00B054CE" w:rsidP="00B054CE">
            <w:pPr>
              <w:spacing w:line="360" w:lineRule="auto"/>
              <w:rPr>
                <w:rFonts w:ascii="Times New Roman" w:eastAsia="Times New Roman" w:hAnsi="Times New Roman" w:cs="Times New Roman"/>
                <w:bCs/>
                <w:sz w:val="24"/>
                <w:szCs w:val="24"/>
                <w:lang w:val="en-US"/>
              </w:rPr>
            </w:pPr>
            <w:r w:rsidRPr="00B054CE">
              <w:rPr>
                <w:rFonts w:ascii="Times New Roman" w:eastAsia="Times New Roman" w:hAnsi="Times New Roman" w:cs="Times New Roman"/>
                <w:bCs/>
                <w:i/>
                <w:sz w:val="24"/>
                <w:szCs w:val="24"/>
                <w:lang w:val="en-US"/>
              </w:rPr>
              <w:t xml:space="preserve">Note. </w:t>
            </w:r>
            <w:r w:rsidRPr="00B054CE">
              <w:rPr>
                <w:rFonts w:ascii="Times New Roman" w:eastAsia="Times New Roman" w:hAnsi="Times New Roman" w:cs="Times New Roman"/>
                <w:bCs/>
                <w:sz w:val="24"/>
                <w:szCs w:val="24"/>
                <w:lang w:val="en-US"/>
              </w:rPr>
              <w:t xml:space="preserve">Structure coefficients are in parentheses. Bold coefficients mark absolute loadings larger than .30. </w:t>
            </w:r>
            <w:r w:rsidR="00FD2FB9">
              <w:rPr>
                <w:rFonts w:ascii="Times New Roman" w:eastAsia="Times New Roman" w:hAnsi="Times New Roman" w:cs="Times New Roman"/>
                <w:bCs/>
                <w:sz w:val="24"/>
                <w:szCs w:val="24"/>
                <w:lang w:val="en-US"/>
              </w:rPr>
              <w:t xml:space="preserve">(r) indicated reversed items. </w:t>
            </w:r>
            <w:r w:rsidRPr="00B054CE">
              <w:rPr>
                <w:rFonts w:ascii="Times New Roman" w:eastAsia="Times New Roman" w:hAnsi="Times New Roman" w:cs="Times New Roman"/>
                <w:bCs/>
                <w:sz w:val="24"/>
                <w:szCs w:val="24"/>
                <w:lang w:val="en-US"/>
              </w:rPr>
              <w:t>The structure of this table is based on Lavender et al. (2017) for ease of comparison.</w:t>
            </w:r>
            <w:r w:rsidR="00195C15">
              <w:rPr>
                <w:rFonts w:ascii="Times New Roman" w:eastAsia="Times New Roman" w:hAnsi="Times New Roman" w:cs="Times New Roman"/>
                <w:bCs/>
                <w:sz w:val="24"/>
                <w:szCs w:val="24"/>
                <w:lang w:val="en-US"/>
              </w:rPr>
              <w:t xml:space="preserve"> </w:t>
            </w:r>
          </w:p>
        </w:tc>
      </w:tr>
    </w:tbl>
    <w:p w14:paraId="00C856C2" w14:textId="554D0665" w:rsidR="00AA525C" w:rsidRPr="00FD2FB9" w:rsidRDefault="00AA525C">
      <w:pPr>
        <w:spacing w:line="360" w:lineRule="auto"/>
        <w:rPr>
          <w:rFonts w:ascii="Times New Roman" w:eastAsia="Times New Roman" w:hAnsi="Times New Roman" w:cs="Times New Roman"/>
          <w:b/>
          <w:sz w:val="24"/>
          <w:szCs w:val="24"/>
          <w:lang w:val="en-US"/>
        </w:rPr>
      </w:pPr>
    </w:p>
    <w:p w14:paraId="00C856C3"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4" w14:textId="77777777" w:rsidR="00AA525C" w:rsidRPr="00FD2FB9" w:rsidRDefault="00AA525C">
      <w:pPr>
        <w:spacing w:line="360" w:lineRule="auto"/>
        <w:rPr>
          <w:rFonts w:ascii="Times New Roman" w:eastAsia="Times New Roman" w:hAnsi="Times New Roman" w:cs="Times New Roman"/>
          <w:b/>
          <w:sz w:val="24"/>
          <w:szCs w:val="24"/>
          <w:lang w:val="en-US"/>
        </w:rPr>
      </w:pPr>
    </w:p>
    <w:p w14:paraId="00C856C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Reliability (H3)</w:t>
      </w:r>
    </w:p>
    <w:p w14:paraId="00C856C6"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As expected, reliabilities were sufficient for the total scale and all subscales except the Clarity scale, converging with the pattern of the original validation study (in parentheses): </w:t>
      </w:r>
      <w:r w:rsidRPr="00820490">
        <w:rPr>
          <w:rFonts w:ascii="Times New Roman" w:eastAsia="Cardo" w:hAnsi="Times New Roman" w:cs="Times New Roman"/>
          <w:sz w:val="24"/>
          <w:szCs w:val="24"/>
          <w:lang w:val="en-US"/>
        </w:rPr>
        <w:t xml:space="preserve">Total Score: </w:t>
      </w:r>
      <w:r w:rsidRPr="00820490">
        <w:rPr>
          <w:rFonts w:ascii="Cambria Math" w:eastAsia="Cardo" w:hAnsi="Cambria Math" w:cs="Cambria Math"/>
          <w:sz w:val="24"/>
          <w:szCs w:val="24"/>
          <w:lang w:val="en-US"/>
        </w:rPr>
        <w:t>⍵</w:t>
      </w:r>
      <w:r w:rsidRPr="00820490">
        <w:rPr>
          <w:rFonts w:ascii="Times New Roman" w:eastAsia="Cardo" w:hAnsi="Times New Roman" w:cs="Times New Roman"/>
          <w:sz w:val="24"/>
          <w:szCs w:val="24"/>
          <w:lang w:val="en-US"/>
        </w:rPr>
        <w:t xml:space="preserve"> = .94</w:t>
      </w:r>
      <w:r w:rsidRPr="00820490">
        <w:rPr>
          <w:rFonts w:ascii="Times New Roman" w:eastAsia="Times New Roman" w:hAnsi="Times New Roman" w:cs="Times New Roman"/>
          <w:sz w:val="24"/>
          <w:szCs w:val="24"/>
          <w:lang w:val="en-US"/>
        </w:rPr>
        <w:t xml:space="preserve"> (.86), Non-Acceptance: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.92 (.92), Modulate: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.79 (.85), Clarity: </w:t>
      </w:r>
      <w:r w:rsidRPr="00820490">
        <w:rPr>
          <w:rFonts w:ascii="Cambria Math" w:eastAsia="Cardo" w:hAnsi="Cambria Math" w:cs="Cambria Math"/>
          <w:sz w:val="24"/>
          <w:szCs w:val="24"/>
          <w:lang w:val="en-US"/>
        </w:rPr>
        <w:t>⍵</w:t>
      </w:r>
      <w:r w:rsidRPr="00820490">
        <w:rPr>
          <w:rFonts w:ascii="Times New Roman" w:eastAsia="Times New Roman" w:hAnsi="Times New Roman" w:cs="Times New Roman"/>
          <w:sz w:val="24"/>
          <w:szCs w:val="24"/>
          <w:lang w:val="en-US"/>
        </w:rPr>
        <w:t xml:space="preserve"> = .63 (.65). </w:t>
      </w:r>
    </w:p>
    <w:p w14:paraId="00C856C7" w14:textId="77777777" w:rsidR="00AA525C" w:rsidRPr="00820490" w:rsidRDefault="00AA525C">
      <w:pPr>
        <w:spacing w:line="360" w:lineRule="auto"/>
        <w:rPr>
          <w:rFonts w:ascii="Times New Roman" w:eastAsia="Times New Roman" w:hAnsi="Times New Roman" w:cs="Times New Roman"/>
          <w:b/>
          <w:sz w:val="24"/>
          <w:szCs w:val="24"/>
          <w:lang w:val="en-US"/>
        </w:rPr>
      </w:pPr>
    </w:p>
    <w:p w14:paraId="00C856C8"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t>Construct and Criterion validity (H4-H5)</w:t>
      </w:r>
    </w:p>
    <w:p w14:paraId="00C856C9" w14:textId="77777777"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ab/>
      </w:r>
      <w:r w:rsidRPr="00820490">
        <w:rPr>
          <w:rFonts w:ascii="Times New Roman" w:eastAsia="Times New Roman" w:hAnsi="Times New Roman" w:cs="Times New Roman"/>
          <w:sz w:val="24"/>
          <w:szCs w:val="24"/>
          <w:lang w:val="en-US"/>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r>
        <w:fldChar w:fldCharType="begin"/>
      </w:r>
      <w:r w:rsidRPr="00C03B00">
        <w:rPr>
          <w:lang w:val="en-US"/>
          <w:rPrChange w:id="207" w:author="Maurizio Sicorello" w:date="2025-04-02T12:01:00Z" w16du:dateUtc="2025-04-02T10:01:00Z">
            <w:rPr/>
          </w:rPrChange>
        </w:rPr>
        <w:instrText>HYPERLINK "https://www.zotero.org/google-docs/?Qik2eS" \h</w:instrText>
      </w:r>
      <w:r>
        <w:fldChar w:fldCharType="separate"/>
      </w:r>
      <w:r w:rsidRPr="00820490">
        <w:rPr>
          <w:rFonts w:ascii="Times New Roman" w:eastAsia="Times New Roman" w:hAnsi="Times New Roman" w:cs="Times New Roman"/>
          <w:sz w:val="24"/>
          <w:szCs w:val="24"/>
          <w:lang w:val="en-US"/>
        </w:rPr>
        <w:t>(Gratz &amp; Roemer, 2004; Gutzweiler &amp; In-Albon, 2018; Lavender et al., 2017)</w:t>
      </w:r>
      <w:r>
        <w:fldChar w:fldCharType="end"/>
      </w:r>
      <w:r w:rsidRPr="00820490">
        <w:rPr>
          <w:rFonts w:ascii="Times New Roman" w:eastAsia="Times New Roman" w:hAnsi="Times New Roman" w:cs="Times New Roman"/>
          <w:sz w:val="24"/>
          <w:szCs w:val="24"/>
          <w:lang w:val="en-US"/>
        </w:rPr>
        <w:t>.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14:paraId="00C856CA" w14:textId="444C538A"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w:t>
      </w:r>
      <w:r w:rsidR="00384C20" w:rsidRPr="00820490">
        <w:rPr>
          <w:rFonts w:ascii="Times New Roman" w:eastAsia="Times New Roman" w:hAnsi="Times New Roman" w:cs="Times New Roman"/>
          <w:sz w:val="24"/>
          <w:szCs w:val="24"/>
          <w:lang w:val="en-US"/>
        </w:rPr>
        <w:t>because</w:t>
      </w:r>
      <w:r w:rsidRPr="00820490">
        <w:rPr>
          <w:rFonts w:ascii="Times New Roman" w:eastAsia="Times New Roman" w:hAnsi="Times New Roman" w:cs="Times New Roman"/>
          <w:sz w:val="24"/>
          <w:szCs w:val="24"/>
          <w:lang w:val="en-US"/>
        </w:rPr>
        <w:t xml:space="preserve"> only the BIS-15 subscale for attentional impulsivity was substantially related to the S-DERS scales. For this subscale, the correlations conformed to the expectations, with the strongest effect for the Modulate scale at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.32 (Non-Acceptance: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.16, Awareness: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.12, Clarity: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.23).</w:t>
      </w:r>
    </w:p>
    <w:p w14:paraId="00C856CB" w14:textId="10F3D612" w:rsidR="00AA525C" w:rsidRPr="00820490" w:rsidRDefault="005F5AD8">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w:t>
      </w:r>
      <w:r w:rsidRPr="00820490">
        <w:rPr>
          <w:rFonts w:ascii="Times New Roman" w:eastAsia="Times New Roman" w:hAnsi="Times New Roman" w:cs="Times New Roman"/>
          <w:sz w:val="24"/>
          <w:szCs w:val="24"/>
          <w:lang w:val="en-US"/>
        </w:rPr>
        <w:lastRenderedPageBreak/>
        <w:t xml:space="preserve">negative) affect before but not after the mood induction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-.22,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-.07,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.008; before: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-.28,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&lt; .001; after: </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-.08, </w:t>
      </w:r>
      <w:r w:rsidRPr="00820490">
        <w:rPr>
          <w:rFonts w:ascii="Times New Roman" w:eastAsia="Times New Roman" w:hAnsi="Times New Roman" w:cs="Times New Roman"/>
          <w:i/>
          <w:sz w:val="24"/>
          <w:szCs w:val="24"/>
          <w:lang w:val="en-US"/>
        </w:rPr>
        <w:t>p</w:t>
      </w:r>
      <w:r w:rsidRPr="00820490">
        <w:rPr>
          <w:rFonts w:ascii="Times New Roman" w:eastAsia="Times New Roman" w:hAnsi="Times New Roman" w:cs="Times New Roman"/>
          <w:sz w:val="24"/>
          <w:szCs w:val="24"/>
          <w:lang w:val="en-US"/>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an unexpected effect direction for a difference score, consider the covariance decomposition:</w:t>
      </w:r>
    </w:p>
    <w:p w14:paraId="00C856CC" w14:textId="77777777" w:rsidR="00AA525C" w:rsidRPr="00820490" w:rsidRDefault="00AA525C">
      <w:pPr>
        <w:spacing w:line="360" w:lineRule="auto"/>
        <w:rPr>
          <w:rFonts w:ascii="Times New Roman" w:eastAsia="Times New Roman" w:hAnsi="Times New Roman" w:cs="Times New Roman"/>
          <w:sz w:val="24"/>
          <w:szCs w:val="24"/>
          <w:lang w:val="en-US"/>
        </w:rPr>
      </w:pPr>
    </w:p>
    <w:p w14:paraId="00C856CD" w14:textId="77777777" w:rsidR="00AA525C" w:rsidRPr="00820490" w:rsidRDefault="005F5AD8">
      <w:pPr>
        <w:spacing w:line="360" w:lineRule="auto"/>
        <w:ind w:left="1440"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cov(S-DERS, Reactivity) </w:t>
      </w:r>
    </w:p>
    <w:p w14:paraId="00C856CE"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xml:space="preserve"> − Affect</w:t>
      </w:r>
      <w:r w:rsidRPr="00820490">
        <w:rPr>
          <w:rFonts w:ascii="Times New Roman" w:eastAsia="Times New Roman" w:hAnsi="Times New Roman" w:cs="Times New Roman"/>
          <w:sz w:val="24"/>
          <w:szCs w:val="24"/>
          <w:vertAlign w:val="subscript"/>
          <w:lang w:val="en-US"/>
        </w:rPr>
        <w:t>post</w:t>
      </w:r>
      <w:r w:rsidRPr="00820490">
        <w:rPr>
          <w:rFonts w:ascii="Times New Roman" w:eastAsia="Times New Roman" w:hAnsi="Times New Roman" w:cs="Times New Roman"/>
          <w:sz w:val="24"/>
          <w:szCs w:val="24"/>
          <w:lang w:val="en-US"/>
        </w:rPr>
        <w:t xml:space="preserve">) </w:t>
      </w:r>
    </w:p>
    <w:p w14:paraId="00C856CF" w14:textId="77777777" w:rsidR="00AA525C" w:rsidRPr="00820490" w:rsidRDefault="005F5AD8">
      <w:pPr>
        <w:spacing w:line="360" w:lineRule="auto"/>
        <w:ind w:firstLine="720"/>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ab/>
      </w:r>
      <w:r w:rsidRPr="00820490">
        <w:rPr>
          <w:rFonts w:ascii="Times New Roman" w:eastAsia="Times New Roman" w:hAnsi="Times New Roman" w:cs="Times New Roman"/>
          <w:sz w:val="24"/>
          <w:szCs w:val="24"/>
          <w:lang w:val="en-US"/>
        </w:rPr>
        <w:tab/>
        <w:t>cov(S-DERS, Affect</w:t>
      </w:r>
      <w:r w:rsidRPr="00820490">
        <w:rPr>
          <w:rFonts w:ascii="Times New Roman" w:eastAsia="Times New Roman" w:hAnsi="Times New Roman" w:cs="Times New Roman"/>
          <w:sz w:val="24"/>
          <w:szCs w:val="24"/>
          <w:vertAlign w:val="subscript"/>
          <w:lang w:val="en-US"/>
        </w:rPr>
        <w:t>pre</w:t>
      </w:r>
      <w:r w:rsidRPr="00820490">
        <w:rPr>
          <w:rFonts w:ascii="Times New Roman" w:eastAsia="Gungsuh" w:hAnsi="Times New Roman" w:cs="Times New Roman"/>
          <w:sz w:val="24"/>
          <w:szCs w:val="24"/>
          <w:lang w:val="en-US"/>
        </w:rPr>
        <w:t>) − cov(S-DERS, Affect</w:t>
      </w:r>
      <w:r w:rsidRPr="00820490">
        <w:rPr>
          <w:rFonts w:ascii="Times New Roman" w:eastAsia="Times New Roman" w:hAnsi="Times New Roman" w:cs="Times New Roman"/>
          <w:i/>
          <w:sz w:val="24"/>
          <w:szCs w:val="24"/>
          <w:vertAlign w:val="subscript"/>
          <w:lang w:val="en-US"/>
        </w:rPr>
        <w:t>post</w:t>
      </w:r>
      <w:r w:rsidRPr="00820490">
        <w:rPr>
          <w:rFonts w:ascii="Times New Roman" w:eastAsia="Times New Roman" w:hAnsi="Times New Roman" w:cs="Times New Roman"/>
          <w:sz w:val="24"/>
          <w:szCs w:val="24"/>
          <w:lang w:val="en-US"/>
        </w:rPr>
        <w:t>)</w:t>
      </w:r>
    </w:p>
    <w:p w14:paraId="00C856D0" w14:textId="77777777" w:rsidR="00AA525C" w:rsidRPr="00820490" w:rsidRDefault="00AA525C">
      <w:pPr>
        <w:spacing w:line="360" w:lineRule="auto"/>
        <w:ind w:firstLine="720"/>
        <w:rPr>
          <w:rFonts w:ascii="Times New Roman" w:eastAsia="Times New Roman" w:hAnsi="Times New Roman" w:cs="Times New Roman"/>
          <w:sz w:val="24"/>
          <w:szCs w:val="24"/>
          <w:lang w:val="en-US"/>
        </w:rPr>
      </w:pPr>
    </w:p>
    <w:p w14:paraId="00C856D1" w14:textId="77777777" w:rsidR="00AA525C"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Inserting different correlation sizes in the last line shows, if the covariance between the S-DERS and affect </w:t>
      </w:r>
      <w:r w:rsidRPr="00820490">
        <w:rPr>
          <w:rFonts w:ascii="Times New Roman" w:eastAsia="Times New Roman" w:hAnsi="Times New Roman" w:cs="Times New Roman"/>
          <w:i/>
          <w:sz w:val="24"/>
          <w:szCs w:val="24"/>
          <w:lang w:val="en-US"/>
        </w:rPr>
        <w:t xml:space="preserve">before </w:t>
      </w:r>
      <w:r w:rsidRPr="00820490">
        <w:rPr>
          <w:rFonts w:ascii="Times New Roman" w:eastAsia="Times New Roman" w:hAnsi="Times New Roman" w:cs="Times New Roman"/>
          <w:sz w:val="24"/>
          <w:szCs w:val="24"/>
          <w:lang w:val="en-US"/>
        </w:rPr>
        <w:t xml:space="preserve">the manipulation is more negative than after the manipulation, the observed effect will have a negative sign (i.e., the “wrong” direction). Consequently, if the covariance between the S-DERS and affect </w:t>
      </w:r>
      <w:r w:rsidRPr="00820490">
        <w:rPr>
          <w:rFonts w:ascii="Times New Roman" w:eastAsia="Times New Roman" w:hAnsi="Times New Roman" w:cs="Times New Roman"/>
          <w:i/>
          <w:sz w:val="24"/>
          <w:szCs w:val="24"/>
          <w:lang w:val="en-US"/>
        </w:rPr>
        <w:t xml:space="preserve">after </w:t>
      </w:r>
      <w:r w:rsidRPr="00820490">
        <w:rPr>
          <w:rFonts w:ascii="Times New Roman" w:eastAsia="Times New Roman" w:hAnsi="Times New Roman" w:cs="Times New Roman"/>
          <w:sz w:val="24"/>
          <w:szCs w:val="24"/>
          <w:lang w:val="en-US"/>
        </w:rPr>
        <w:t>the manipulation is more negative than before the manipulation, the observed effect will have a positive sign (i.e., the “right” direction). We will expand on potential psychological reasons in the discussion section.</w:t>
      </w:r>
    </w:p>
    <w:p w14:paraId="255198A0"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C13CF1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E82335E"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2284E4"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0D3B56FD"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B90BA42" w14:textId="77777777" w:rsidR="0072365E" w:rsidRDefault="0072365E">
      <w:pPr>
        <w:spacing w:line="360" w:lineRule="auto"/>
        <w:ind w:firstLine="720"/>
        <w:jc w:val="both"/>
        <w:rPr>
          <w:rFonts w:ascii="Times New Roman" w:eastAsia="Times New Roman" w:hAnsi="Times New Roman" w:cs="Times New Roman"/>
          <w:sz w:val="24"/>
          <w:szCs w:val="24"/>
          <w:lang w:val="en-US"/>
        </w:rPr>
      </w:pPr>
    </w:p>
    <w:p w14:paraId="566B16DB" w14:textId="77777777" w:rsidR="0072365E" w:rsidRPr="00820490" w:rsidRDefault="0072365E">
      <w:pPr>
        <w:spacing w:line="360" w:lineRule="auto"/>
        <w:ind w:firstLine="720"/>
        <w:jc w:val="both"/>
        <w:rPr>
          <w:rFonts w:ascii="Times New Roman" w:eastAsia="Times New Roman" w:hAnsi="Times New Roman" w:cs="Times New Roman"/>
          <w:sz w:val="24"/>
          <w:szCs w:val="24"/>
          <w:lang w:val="en-US"/>
        </w:rPr>
      </w:pPr>
    </w:p>
    <w:p w14:paraId="00C856D2" w14:textId="77777777" w:rsidR="00AA525C" w:rsidRPr="00820490" w:rsidRDefault="00AA525C">
      <w:pPr>
        <w:spacing w:line="360" w:lineRule="auto"/>
        <w:rPr>
          <w:rFonts w:ascii="Times New Roman" w:eastAsia="Times New Roman" w:hAnsi="Times New Roman" w:cs="Times New Roman"/>
          <w:sz w:val="24"/>
          <w:szCs w:val="24"/>
          <w:lang w:val="en-US"/>
        </w:rPr>
      </w:pPr>
    </w:p>
    <w:tbl>
      <w:tblPr>
        <w:tblW w:w="5000" w:type="pct"/>
        <w:jc w:val="center"/>
        <w:tblLook w:val="0420" w:firstRow="1" w:lastRow="0" w:firstColumn="0" w:lastColumn="0" w:noHBand="0" w:noVBand="1"/>
      </w:tblPr>
      <w:tblGrid>
        <w:gridCol w:w="3037"/>
        <w:gridCol w:w="946"/>
        <w:gridCol w:w="1802"/>
        <w:gridCol w:w="1121"/>
        <w:gridCol w:w="1251"/>
        <w:gridCol w:w="872"/>
      </w:tblGrid>
      <w:tr w:rsidR="0072365E" w:rsidRPr="007B6783" w14:paraId="485577E6" w14:textId="77777777" w:rsidTr="00E631AD">
        <w:trPr>
          <w:tblHeader/>
          <w:jc w:val="center"/>
        </w:trPr>
        <w:tc>
          <w:tcPr>
            <w:tcW w:w="1681" w:type="pct"/>
            <w:shd w:val="clear" w:color="auto" w:fill="FFFFFF"/>
            <w:tcMar>
              <w:top w:w="0" w:type="dxa"/>
              <w:left w:w="0" w:type="dxa"/>
              <w:bottom w:w="0" w:type="dxa"/>
              <w:right w:w="0" w:type="dxa"/>
            </w:tcMar>
            <w:vAlign w:val="center"/>
          </w:tcPr>
          <w:p w14:paraId="086A8020"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b/>
                <w:bCs/>
              </w:rPr>
            </w:pPr>
            <w:r w:rsidRPr="0072365E">
              <w:rPr>
                <w:rFonts w:ascii="Times New Roman" w:hAnsi="Times New Roman" w:cs="Times New Roman"/>
                <w:b/>
                <w:bCs/>
              </w:rPr>
              <w:lastRenderedPageBreak/>
              <w:t>Table 3</w:t>
            </w:r>
          </w:p>
        </w:tc>
        <w:tc>
          <w:tcPr>
            <w:tcW w:w="524" w:type="pct"/>
            <w:shd w:val="clear" w:color="auto" w:fill="FFFFFF"/>
            <w:vAlign w:val="center"/>
          </w:tcPr>
          <w:p w14:paraId="78C2040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998" w:type="pct"/>
            <w:shd w:val="clear" w:color="auto" w:fill="FFFFFF"/>
            <w:tcMar>
              <w:top w:w="0" w:type="dxa"/>
              <w:left w:w="0" w:type="dxa"/>
              <w:bottom w:w="0" w:type="dxa"/>
              <w:right w:w="0" w:type="dxa"/>
            </w:tcMar>
            <w:vAlign w:val="center"/>
          </w:tcPr>
          <w:p w14:paraId="462211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21" w:type="pct"/>
            <w:shd w:val="clear" w:color="auto" w:fill="FFFFFF"/>
            <w:tcMar>
              <w:top w:w="0" w:type="dxa"/>
              <w:left w:w="0" w:type="dxa"/>
              <w:bottom w:w="0" w:type="dxa"/>
              <w:right w:w="0" w:type="dxa"/>
            </w:tcMar>
            <w:vAlign w:val="center"/>
          </w:tcPr>
          <w:p w14:paraId="2409571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693" w:type="pct"/>
            <w:shd w:val="clear" w:color="auto" w:fill="FFFFFF"/>
            <w:tcMar>
              <w:top w:w="0" w:type="dxa"/>
              <w:left w:w="0" w:type="dxa"/>
              <w:bottom w:w="0" w:type="dxa"/>
              <w:right w:w="0" w:type="dxa"/>
            </w:tcMar>
            <w:vAlign w:val="center"/>
          </w:tcPr>
          <w:p w14:paraId="155E347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c>
          <w:tcPr>
            <w:tcW w:w="483" w:type="pct"/>
            <w:shd w:val="clear" w:color="auto" w:fill="FFFFFF"/>
            <w:tcMar>
              <w:top w:w="0" w:type="dxa"/>
              <w:left w:w="0" w:type="dxa"/>
              <w:bottom w:w="0" w:type="dxa"/>
              <w:right w:w="0" w:type="dxa"/>
            </w:tcMar>
            <w:vAlign w:val="center"/>
          </w:tcPr>
          <w:p w14:paraId="5A108F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right"/>
              <w:rPr>
                <w:rFonts w:ascii="Times New Roman" w:hAnsi="Times New Roman" w:cs="Times New Roman"/>
                <w:color w:val="000000"/>
              </w:rPr>
            </w:pPr>
          </w:p>
        </w:tc>
      </w:tr>
      <w:tr w:rsidR="0072365E" w:rsidRPr="00944643" w14:paraId="309DB577" w14:textId="77777777" w:rsidTr="00E631AD">
        <w:trPr>
          <w:tblHeader/>
          <w:jc w:val="center"/>
        </w:trPr>
        <w:tc>
          <w:tcPr>
            <w:tcW w:w="5000" w:type="pct"/>
            <w:gridSpan w:val="6"/>
            <w:tcBorders>
              <w:bottom w:val="single" w:sz="12" w:space="0" w:color="auto"/>
            </w:tcBorders>
            <w:shd w:val="clear" w:color="auto" w:fill="FFFFFF"/>
            <w:tcMar>
              <w:top w:w="0" w:type="dxa"/>
              <w:left w:w="0" w:type="dxa"/>
              <w:bottom w:w="0" w:type="dxa"/>
              <w:right w:w="0" w:type="dxa"/>
            </w:tcMar>
            <w:vAlign w:val="center"/>
          </w:tcPr>
          <w:p w14:paraId="11E59BF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i/>
                <w:iCs/>
                <w:color w:val="000000"/>
                <w:lang w:val="en-US"/>
              </w:rPr>
            </w:pPr>
            <w:r w:rsidRPr="0072365E">
              <w:rPr>
                <w:rFonts w:ascii="Times New Roman" w:hAnsi="Times New Roman" w:cs="Times New Roman"/>
                <w:i/>
                <w:iCs/>
                <w:color w:val="000000"/>
                <w:lang w:val="en-US"/>
              </w:rPr>
              <w:t>Correlations between S-DERS scales and other constructs</w:t>
            </w:r>
          </w:p>
        </w:tc>
      </w:tr>
      <w:tr w:rsidR="0072365E" w:rsidRPr="007B6783" w14:paraId="32078CE8" w14:textId="77777777" w:rsidTr="00E631AD">
        <w:trPr>
          <w:tblHeader/>
          <w:jc w:val="center"/>
        </w:trPr>
        <w:tc>
          <w:tcPr>
            <w:tcW w:w="1681" w:type="pct"/>
            <w:tcBorders>
              <w:top w:val="single" w:sz="12" w:space="0" w:color="auto"/>
            </w:tcBorders>
            <w:shd w:val="clear" w:color="auto" w:fill="FFFFFF"/>
            <w:tcMar>
              <w:top w:w="0" w:type="dxa"/>
              <w:left w:w="0" w:type="dxa"/>
              <w:bottom w:w="0" w:type="dxa"/>
              <w:right w:w="0" w:type="dxa"/>
            </w:tcMar>
            <w:vAlign w:val="center"/>
          </w:tcPr>
          <w:p w14:paraId="2D47626F"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lang w:val="en-US"/>
              </w:rPr>
            </w:pPr>
          </w:p>
        </w:tc>
        <w:tc>
          <w:tcPr>
            <w:tcW w:w="3319" w:type="pct"/>
            <w:gridSpan w:val="5"/>
            <w:tcBorders>
              <w:top w:val="single" w:sz="12" w:space="0" w:color="auto"/>
              <w:bottom w:val="single" w:sz="4" w:space="0" w:color="auto"/>
            </w:tcBorders>
            <w:shd w:val="clear" w:color="auto" w:fill="FFFFFF"/>
            <w:vAlign w:val="center"/>
          </w:tcPr>
          <w:p w14:paraId="26980BC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S-DERS</w:t>
            </w:r>
          </w:p>
        </w:tc>
      </w:tr>
      <w:tr w:rsidR="0072365E" w:rsidRPr="007B6783" w14:paraId="168D5EF1" w14:textId="77777777" w:rsidTr="00E631AD">
        <w:trPr>
          <w:tblHeader/>
          <w:jc w:val="center"/>
        </w:trPr>
        <w:tc>
          <w:tcPr>
            <w:tcW w:w="1681" w:type="pct"/>
            <w:tcBorders>
              <w:bottom w:val="single" w:sz="4" w:space="0" w:color="auto"/>
            </w:tcBorders>
            <w:shd w:val="clear" w:color="auto" w:fill="FFFFFF"/>
            <w:tcMar>
              <w:top w:w="0" w:type="dxa"/>
              <w:left w:w="0" w:type="dxa"/>
              <w:bottom w:w="0" w:type="dxa"/>
              <w:right w:w="0" w:type="dxa"/>
            </w:tcMar>
            <w:vAlign w:val="center"/>
          </w:tcPr>
          <w:p w14:paraId="66B5770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
        </w:tc>
        <w:tc>
          <w:tcPr>
            <w:tcW w:w="524" w:type="pct"/>
            <w:tcBorders>
              <w:top w:val="single" w:sz="4" w:space="0" w:color="auto"/>
              <w:bottom w:val="single" w:sz="4" w:space="0" w:color="auto"/>
            </w:tcBorders>
            <w:shd w:val="clear" w:color="auto" w:fill="FFFFFF"/>
            <w:vAlign w:val="center"/>
          </w:tcPr>
          <w:p w14:paraId="5AA4EE3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Pr>
                <w:rFonts w:ascii="Times New Roman" w:hAnsi="Times New Roman" w:cs="Times New Roman"/>
                <w:color w:val="000000"/>
              </w:rPr>
              <w:t>Total</w:t>
            </w:r>
          </w:p>
        </w:tc>
        <w:tc>
          <w:tcPr>
            <w:tcW w:w="998"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4545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Non</w:t>
            </w:r>
            <w:r>
              <w:rPr>
                <w:rFonts w:ascii="Times New Roman" w:hAnsi="Times New Roman" w:cs="Times New Roman"/>
                <w:color w:val="000000"/>
              </w:rPr>
              <w:t>-</w:t>
            </w:r>
            <w:r w:rsidRPr="007B6783">
              <w:rPr>
                <w:rFonts w:ascii="Times New Roman" w:hAnsi="Times New Roman" w:cs="Times New Roman"/>
                <w:color w:val="000000"/>
              </w:rPr>
              <w:t>Accept</w:t>
            </w:r>
            <w:r>
              <w:rPr>
                <w:rFonts w:ascii="Times New Roman" w:hAnsi="Times New Roman" w:cs="Times New Roman"/>
                <w:color w:val="000000"/>
              </w:rPr>
              <w:t>ance</w:t>
            </w:r>
          </w:p>
        </w:tc>
        <w:tc>
          <w:tcPr>
            <w:tcW w:w="621"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3374FDE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Modulate</w:t>
            </w:r>
          </w:p>
        </w:tc>
        <w:tc>
          <w:tcPr>
            <w:tcW w:w="69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2A3CFCE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Awareness</w:t>
            </w:r>
          </w:p>
        </w:tc>
        <w:tc>
          <w:tcPr>
            <w:tcW w:w="483" w:type="pct"/>
            <w:tcBorders>
              <w:top w:val="single" w:sz="4" w:space="0" w:color="auto"/>
              <w:bottom w:val="single" w:sz="4" w:space="0" w:color="auto"/>
            </w:tcBorders>
            <w:shd w:val="clear" w:color="auto" w:fill="FFFFFF"/>
            <w:tcMar>
              <w:top w:w="0" w:type="dxa"/>
              <w:left w:w="0" w:type="dxa"/>
              <w:bottom w:w="0" w:type="dxa"/>
              <w:right w:w="0" w:type="dxa"/>
            </w:tcMar>
            <w:vAlign w:val="center"/>
          </w:tcPr>
          <w:p w14:paraId="00BE108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Clarity</w:t>
            </w:r>
          </w:p>
        </w:tc>
      </w:tr>
      <w:tr w:rsidR="0072365E" w:rsidRPr="007B6783" w14:paraId="59E0C022" w14:textId="77777777" w:rsidTr="00E631AD">
        <w:trPr>
          <w:jc w:val="center"/>
        </w:trPr>
        <w:tc>
          <w:tcPr>
            <w:tcW w:w="1681" w:type="pct"/>
            <w:tcBorders>
              <w:top w:val="single" w:sz="4" w:space="0" w:color="auto"/>
            </w:tcBorders>
            <w:shd w:val="clear" w:color="auto" w:fill="FFFFFF"/>
            <w:tcMar>
              <w:top w:w="0" w:type="dxa"/>
              <w:left w:w="0" w:type="dxa"/>
              <w:bottom w:w="0" w:type="dxa"/>
              <w:right w:w="0" w:type="dxa"/>
            </w:tcMar>
            <w:vAlign w:val="center"/>
          </w:tcPr>
          <w:p w14:paraId="4880111A" w14:textId="77777777" w:rsidR="0072365E"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r w:rsidRPr="007B6783">
              <w:rPr>
                <w:rFonts w:ascii="Times New Roman" w:hAnsi="Times New Roman" w:cs="Times New Roman"/>
                <w:color w:val="000000"/>
              </w:rPr>
              <w:t>DERS</w:t>
            </w:r>
          </w:p>
        </w:tc>
        <w:tc>
          <w:tcPr>
            <w:tcW w:w="524" w:type="pct"/>
            <w:tcBorders>
              <w:top w:val="single" w:sz="4" w:space="0" w:color="auto"/>
            </w:tcBorders>
            <w:shd w:val="clear" w:color="auto" w:fill="FFFFFF"/>
            <w:vAlign w:val="center"/>
          </w:tcPr>
          <w:p w14:paraId="741CF7B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0.78</w:t>
            </w:r>
          </w:p>
        </w:tc>
        <w:tc>
          <w:tcPr>
            <w:tcW w:w="998" w:type="pct"/>
            <w:tcBorders>
              <w:top w:val="single" w:sz="4" w:space="0" w:color="auto"/>
            </w:tcBorders>
            <w:shd w:val="clear" w:color="auto" w:fill="FFFFFF"/>
            <w:tcMar>
              <w:top w:w="0" w:type="dxa"/>
              <w:left w:w="0" w:type="dxa"/>
              <w:bottom w:w="0" w:type="dxa"/>
              <w:right w:w="0" w:type="dxa"/>
            </w:tcMar>
            <w:vAlign w:val="center"/>
          </w:tcPr>
          <w:p w14:paraId="1657DA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621" w:type="pct"/>
            <w:tcBorders>
              <w:top w:val="single" w:sz="4" w:space="0" w:color="auto"/>
            </w:tcBorders>
            <w:shd w:val="clear" w:color="auto" w:fill="FFFFFF"/>
            <w:tcMar>
              <w:top w:w="0" w:type="dxa"/>
              <w:left w:w="0" w:type="dxa"/>
              <w:bottom w:w="0" w:type="dxa"/>
              <w:right w:w="0" w:type="dxa"/>
            </w:tcMar>
            <w:vAlign w:val="center"/>
          </w:tcPr>
          <w:p w14:paraId="43639B9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0.63</w:t>
            </w:r>
          </w:p>
        </w:tc>
        <w:tc>
          <w:tcPr>
            <w:tcW w:w="693" w:type="pct"/>
            <w:tcBorders>
              <w:top w:val="single" w:sz="4" w:space="0" w:color="auto"/>
            </w:tcBorders>
            <w:shd w:val="clear" w:color="auto" w:fill="FFFFFF"/>
            <w:tcMar>
              <w:top w:w="0" w:type="dxa"/>
              <w:left w:w="0" w:type="dxa"/>
              <w:bottom w:w="0" w:type="dxa"/>
              <w:right w:w="0" w:type="dxa"/>
            </w:tcMar>
            <w:vAlign w:val="center"/>
          </w:tcPr>
          <w:p w14:paraId="5F5473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0.55</w:t>
            </w:r>
          </w:p>
        </w:tc>
        <w:tc>
          <w:tcPr>
            <w:tcW w:w="483" w:type="pct"/>
            <w:tcBorders>
              <w:top w:val="single" w:sz="4" w:space="0" w:color="auto"/>
            </w:tcBorders>
            <w:shd w:val="clear" w:color="auto" w:fill="FFFFFF"/>
            <w:tcMar>
              <w:top w:w="0" w:type="dxa"/>
              <w:left w:w="0" w:type="dxa"/>
              <w:bottom w:w="0" w:type="dxa"/>
              <w:right w:w="0" w:type="dxa"/>
            </w:tcMar>
            <w:vAlign w:val="center"/>
          </w:tcPr>
          <w:p w14:paraId="45CCB8F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0.48</w:t>
            </w:r>
          </w:p>
        </w:tc>
      </w:tr>
      <w:tr w:rsidR="0072365E" w:rsidRPr="007B6783" w14:paraId="14095EB1" w14:textId="77777777" w:rsidTr="00E631AD">
        <w:trPr>
          <w:jc w:val="center"/>
        </w:trPr>
        <w:tc>
          <w:tcPr>
            <w:tcW w:w="1681" w:type="pct"/>
            <w:shd w:val="clear" w:color="auto" w:fill="FFFFFF"/>
            <w:tcMar>
              <w:top w:w="0" w:type="dxa"/>
              <w:left w:w="0" w:type="dxa"/>
              <w:bottom w:w="0" w:type="dxa"/>
              <w:right w:w="0" w:type="dxa"/>
            </w:tcMar>
            <w:vAlign w:val="center"/>
          </w:tcPr>
          <w:p w14:paraId="1E37C17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Nonacceptance</w:t>
            </w:r>
          </w:p>
        </w:tc>
        <w:tc>
          <w:tcPr>
            <w:tcW w:w="524" w:type="pct"/>
            <w:shd w:val="clear" w:color="auto" w:fill="FFFFFF"/>
            <w:vAlign w:val="center"/>
          </w:tcPr>
          <w:p w14:paraId="5C06391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5C9040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0.69</w:t>
            </w:r>
          </w:p>
        </w:tc>
        <w:tc>
          <w:tcPr>
            <w:tcW w:w="621" w:type="pct"/>
            <w:shd w:val="clear" w:color="auto" w:fill="FFFFFF"/>
            <w:tcMar>
              <w:top w:w="0" w:type="dxa"/>
              <w:left w:w="0" w:type="dxa"/>
              <w:bottom w:w="0" w:type="dxa"/>
              <w:right w:w="0" w:type="dxa"/>
            </w:tcMar>
            <w:vAlign w:val="center"/>
          </w:tcPr>
          <w:p w14:paraId="3BACE7E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0.44</w:t>
            </w:r>
          </w:p>
        </w:tc>
        <w:tc>
          <w:tcPr>
            <w:tcW w:w="693" w:type="pct"/>
            <w:shd w:val="clear" w:color="auto" w:fill="FFFFFF"/>
            <w:tcMar>
              <w:top w:w="0" w:type="dxa"/>
              <w:left w:w="0" w:type="dxa"/>
              <w:bottom w:w="0" w:type="dxa"/>
              <w:right w:w="0" w:type="dxa"/>
            </w:tcMar>
            <w:vAlign w:val="center"/>
          </w:tcPr>
          <w:p w14:paraId="734A1EF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7D93394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r>
      <w:tr w:rsidR="0072365E" w:rsidRPr="007B6783" w14:paraId="7B6741A1" w14:textId="77777777" w:rsidTr="00E631AD">
        <w:trPr>
          <w:jc w:val="center"/>
        </w:trPr>
        <w:tc>
          <w:tcPr>
            <w:tcW w:w="1681" w:type="pct"/>
            <w:shd w:val="clear" w:color="auto" w:fill="FFFFFF"/>
            <w:tcMar>
              <w:top w:w="0" w:type="dxa"/>
              <w:left w:w="0" w:type="dxa"/>
              <w:bottom w:w="0" w:type="dxa"/>
              <w:right w:w="0" w:type="dxa"/>
            </w:tcMar>
            <w:vAlign w:val="center"/>
          </w:tcPr>
          <w:p w14:paraId="4682768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Awareness</w:t>
            </w:r>
          </w:p>
        </w:tc>
        <w:tc>
          <w:tcPr>
            <w:tcW w:w="524" w:type="pct"/>
            <w:shd w:val="clear" w:color="auto" w:fill="FFFFFF"/>
            <w:vAlign w:val="center"/>
          </w:tcPr>
          <w:p w14:paraId="160AFFA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shd w:val="clear" w:color="auto" w:fill="FFFFFF"/>
            <w:tcMar>
              <w:top w:w="0" w:type="dxa"/>
              <w:left w:w="0" w:type="dxa"/>
              <w:bottom w:w="0" w:type="dxa"/>
              <w:right w:w="0" w:type="dxa"/>
            </w:tcMar>
            <w:vAlign w:val="center"/>
          </w:tcPr>
          <w:p w14:paraId="3EFE69E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shd w:val="clear" w:color="auto" w:fill="FFFFFF"/>
            <w:tcMar>
              <w:top w:w="0" w:type="dxa"/>
              <w:left w:w="0" w:type="dxa"/>
              <w:bottom w:w="0" w:type="dxa"/>
              <w:right w:w="0" w:type="dxa"/>
            </w:tcMar>
            <w:vAlign w:val="center"/>
          </w:tcPr>
          <w:p w14:paraId="4130D0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0.16</w:t>
            </w:r>
          </w:p>
        </w:tc>
        <w:tc>
          <w:tcPr>
            <w:tcW w:w="693" w:type="pct"/>
            <w:shd w:val="clear" w:color="auto" w:fill="FFFFFF"/>
            <w:tcMar>
              <w:top w:w="0" w:type="dxa"/>
              <w:left w:w="0" w:type="dxa"/>
              <w:bottom w:w="0" w:type="dxa"/>
              <w:right w:w="0" w:type="dxa"/>
            </w:tcMar>
            <w:vAlign w:val="center"/>
          </w:tcPr>
          <w:p w14:paraId="08AD515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483" w:type="pct"/>
            <w:shd w:val="clear" w:color="auto" w:fill="FFFFFF"/>
            <w:tcMar>
              <w:top w:w="0" w:type="dxa"/>
              <w:left w:w="0" w:type="dxa"/>
              <w:bottom w:w="0" w:type="dxa"/>
              <w:right w:w="0" w:type="dxa"/>
            </w:tcMar>
            <w:vAlign w:val="center"/>
          </w:tcPr>
          <w:p w14:paraId="7C1637C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0.35</w:t>
            </w:r>
          </w:p>
        </w:tc>
      </w:tr>
      <w:tr w:rsidR="0072365E" w:rsidRPr="007B6783" w14:paraId="05AD3BC6" w14:textId="77777777" w:rsidTr="00E631AD">
        <w:trPr>
          <w:jc w:val="center"/>
        </w:trPr>
        <w:tc>
          <w:tcPr>
            <w:tcW w:w="1681" w:type="pct"/>
            <w:shd w:val="clear" w:color="auto" w:fill="FFFFFF"/>
            <w:tcMar>
              <w:top w:w="0" w:type="dxa"/>
              <w:left w:w="0" w:type="dxa"/>
              <w:bottom w:w="0" w:type="dxa"/>
              <w:right w:w="0" w:type="dxa"/>
            </w:tcMar>
            <w:vAlign w:val="center"/>
          </w:tcPr>
          <w:p w14:paraId="434DCA6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Clarity</w:t>
            </w:r>
          </w:p>
        </w:tc>
        <w:tc>
          <w:tcPr>
            <w:tcW w:w="524" w:type="pct"/>
            <w:shd w:val="clear" w:color="auto" w:fill="FFFFFF"/>
            <w:vAlign w:val="center"/>
          </w:tcPr>
          <w:p w14:paraId="1A5BAB1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0.47</w:t>
            </w:r>
          </w:p>
        </w:tc>
        <w:tc>
          <w:tcPr>
            <w:tcW w:w="998" w:type="pct"/>
            <w:shd w:val="clear" w:color="auto" w:fill="FFFFFF"/>
            <w:tcMar>
              <w:top w:w="0" w:type="dxa"/>
              <w:left w:w="0" w:type="dxa"/>
              <w:bottom w:w="0" w:type="dxa"/>
              <w:right w:w="0" w:type="dxa"/>
            </w:tcMar>
            <w:vAlign w:val="center"/>
          </w:tcPr>
          <w:p w14:paraId="49BE5B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0.31</w:t>
            </w:r>
          </w:p>
        </w:tc>
        <w:tc>
          <w:tcPr>
            <w:tcW w:w="621" w:type="pct"/>
            <w:shd w:val="clear" w:color="auto" w:fill="FFFFFF"/>
            <w:tcMar>
              <w:top w:w="0" w:type="dxa"/>
              <w:left w:w="0" w:type="dxa"/>
              <w:bottom w:w="0" w:type="dxa"/>
              <w:right w:w="0" w:type="dxa"/>
            </w:tcMar>
            <w:vAlign w:val="center"/>
          </w:tcPr>
          <w:p w14:paraId="26BAE46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c>
          <w:tcPr>
            <w:tcW w:w="693" w:type="pct"/>
            <w:shd w:val="clear" w:color="auto" w:fill="FFFFFF"/>
            <w:tcMar>
              <w:top w:w="0" w:type="dxa"/>
              <w:left w:w="0" w:type="dxa"/>
              <w:bottom w:w="0" w:type="dxa"/>
              <w:right w:w="0" w:type="dxa"/>
            </w:tcMar>
            <w:vAlign w:val="center"/>
          </w:tcPr>
          <w:p w14:paraId="6AD9B82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0.53</w:t>
            </w:r>
          </w:p>
        </w:tc>
        <w:tc>
          <w:tcPr>
            <w:tcW w:w="483" w:type="pct"/>
            <w:shd w:val="clear" w:color="auto" w:fill="FFFFFF"/>
            <w:tcMar>
              <w:top w:w="0" w:type="dxa"/>
              <w:left w:w="0" w:type="dxa"/>
              <w:bottom w:w="0" w:type="dxa"/>
              <w:right w:w="0" w:type="dxa"/>
            </w:tcMar>
            <w:vAlign w:val="center"/>
          </w:tcPr>
          <w:p w14:paraId="3D79D3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0.55</w:t>
            </w:r>
          </w:p>
        </w:tc>
      </w:tr>
      <w:tr w:rsidR="0072365E" w:rsidRPr="007B6783" w14:paraId="69E0DF63" w14:textId="77777777" w:rsidTr="00E631AD">
        <w:trPr>
          <w:jc w:val="center"/>
        </w:trPr>
        <w:tc>
          <w:tcPr>
            <w:tcW w:w="1681" w:type="pct"/>
            <w:shd w:val="clear" w:color="auto" w:fill="FFFFFF"/>
            <w:tcMar>
              <w:top w:w="0" w:type="dxa"/>
              <w:left w:w="0" w:type="dxa"/>
              <w:bottom w:w="0" w:type="dxa"/>
              <w:right w:w="0" w:type="dxa"/>
            </w:tcMar>
            <w:vAlign w:val="center"/>
          </w:tcPr>
          <w:p w14:paraId="61DAD0E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Strategies</w:t>
            </w:r>
          </w:p>
        </w:tc>
        <w:tc>
          <w:tcPr>
            <w:tcW w:w="524" w:type="pct"/>
            <w:shd w:val="clear" w:color="auto" w:fill="FFFFFF"/>
            <w:vAlign w:val="center"/>
          </w:tcPr>
          <w:p w14:paraId="228C193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0.75</w:t>
            </w:r>
          </w:p>
        </w:tc>
        <w:tc>
          <w:tcPr>
            <w:tcW w:w="998" w:type="pct"/>
            <w:shd w:val="clear" w:color="auto" w:fill="FFFFFF"/>
            <w:tcMar>
              <w:top w:w="0" w:type="dxa"/>
              <w:left w:w="0" w:type="dxa"/>
              <w:bottom w:w="0" w:type="dxa"/>
              <w:right w:w="0" w:type="dxa"/>
            </w:tcMar>
            <w:vAlign w:val="center"/>
          </w:tcPr>
          <w:p w14:paraId="73AF0A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0.63</w:t>
            </w:r>
          </w:p>
        </w:tc>
        <w:tc>
          <w:tcPr>
            <w:tcW w:w="621" w:type="pct"/>
            <w:shd w:val="clear" w:color="auto" w:fill="FFFFFF"/>
            <w:tcMar>
              <w:top w:w="0" w:type="dxa"/>
              <w:left w:w="0" w:type="dxa"/>
              <w:bottom w:w="0" w:type="dxa"/>
              <w:right w:w="0" w:type="dxa"/>
            </w:tcMar>
            <w:vAlign w:val="center"/>
          </w:tcPr>
          <w:p w14:paraId="1D42DA5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0.68</w:t>
            </w:r>
          </w:p>
        </w:tc>
        <w:tc>
          <w:tcPr>
            <w:tcW w:w="693" w:type="pct"/>
            <w:shd w:val="clear" w:color="auto" w:fill="FFFFFF"/>
            <w:tcMar>
              <w:top w:w="0" w:type="dxa"/>
              <w:left w:w="0" w:type="dxa"/>
              <w:bottom w:w="0" w:type="dxa"/>
              <w:right w:w="0" w:type="dxa"/>
            </w:tcMar>
            <w:vAlign w:val="center"/>
          </w:tcPr>
          <w:p w14:paraId="28BE6CD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0.40</w:t>
            </w:r>
          </w:p>
        </w:tc>
        <w:tc>
          <w:tcPr>
            <w:tcW w:w="483" w:type="pct"/>
            <w:shd w:val="clear" w:color="auto" w:fill="FFFFFF"/>
            <w:tcMar>
              <w:top w:w="0" w:type="dxa"/>
              <w:left w:w="0" w:type="dxa"/>
              <w:bottom w:w="0" w:type="dxa"/>
              <w:right w:w="0" w:type="dxa"/>
            </w:tcMar>
            <w:vAlign w:val="center"/>
          </w:tcPr>
          <w:p w14:paraId="2C62EB1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485B2F09" w14:textId="77777777" w:rsidTr="00E631AD">
        <w:trPr>
          <w:jc w:val="center"/>
        </w:trPr>
        <w:tc>
          <w:tcPr>
            <w:tcW w:w="1681" w:type="pct"/>
            <w:shd w:val="clear" w:color="auto" w:fill="FFFFFF"/>
            <w:tcMar>
              <w:top w:w="0" w:type="dxa"/>
              <w:left w:w="0" w:type="dxa"/>
              <w:bottom w:w="0" w:type="dxa"/>
              <w:right w:w="0" w:type="dxa"/>
            </w:tcMar>
            <w:vAlign w:val="center"/>
          </w:tcPr>
          <w:p w14:paraId="72E6CE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Impulse</w:t>
            </w:r>
          </w:p>
        </w:tc>
        <w:tc>
          <w:tcPr>
            <w:tcW w:w="524" w:type="pct"/>
            <w:shd w:val="clear" w:color="auto" w:fill="FFFFFF"/>
            <w:vAlign w:val="center"/>
          </w:tcPr>
          <w:p w14:paraId="1B90CA8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1CB67C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0.42</w:t>
            </w:r>
          </w:p>
        </w:tc>
        <w:tc>
          <w:tcPr>
            <w:tcW w:w="621" w:type="pct"/>
            <w:shd w:val="clear" w:color="auto" w:fill="FFFFFF"/>
            <w:tcMar>
              <w:top w:w="0" w:type="dxa"/>
              <w:left w:w="0" w:type="dxa"/>
              <w:bottom w:w="0" w:type="dxa"/>
              <w:right w:w="0" w:type="dxa"/>
            </w:tcMar>
            <w:vAlign w:val="center"/>
          </w:tcPr>
          <w:p w14:paraId="1FC4C4B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5ABBB2A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0.32</w:t>
            </w:r>
          </w:p>
        </w:tc>
        <w:tc>
          <w:tcPr>
            <w:tcW w:w="483" w:type="pct"/>
            <w:shd w:val="clear" w:color="auto" w:fill="FFFFFF"/>
            <w:tcMar>
              <w:top w:w="0" w:type="dxa"/>
              <w:left w:w="0" w:type="dxa"/>
              <w:bottom w:w="0" w:type="dxa"/>
              <w:right w:w="0" w:type="dxa"/>
            </w:tcMar>
            <w:vAlign w:val="center"/>
          </w:tcPr>
          <w:p w14:paraId="6DC20C3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r>
      <w:tr w:rsidR="0072365E" w:rsidRPr="007B6783" w14:paraId="5E0D2460" w14:textId="77777777" w:rsidTr="00E631AD">
        <w:trPr>
          <w:jc w:val="center"/>
        </w:trPr>
        <w:tc>
          <w:tcPr>
            <w:tcW w:w="1681" w:type="pct"/>
            <w:shd w:val="clear" w:color="auto" w:fill="FFFFFF"/>
            <w:tcMar>
              <w:top w:w="0" w:type="dxa"/>
              <w:left w:w="0" w:type="dxa"/>
              <w:bottom w:w="0" w:type="dxa"/>
              <w:right w:w="0" w:type="dxa"/>
            </w:tcMar>
            <w:vAlign w:val="center"/>
          </w:tcPr>
          <w:p w14:paraId="6D2847C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DERS: </w:t>
            </w:r>
            <w:r w:rsidRPr="007B6783">
              <w:rPr>
                <w:rFonts w:ascii="Times New Roman" w:hAnsi="Times New Roman" w:cs="Times New Roman"/>
                <w:color w:val="000000"/>
              </w:rPr>
              <w:t>Goals</w:t>
            </w:r>
          </w:p>
        </w:tc>
        <w:tc>
          <w:tcPr>
            <w:tcW w:w="524" w:type="pct"/>
            <w:shd w:val="clear" w:color="auto" w:fill="FFFFFF"/>
            <w:vAlign w:val="center"/>
          </w:tcPr>
          <w:p w14:paraId="3D55AF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0.46</w:t>
            </w:r>
          </w:p>
        </w:tc>
        <w:tc>
          <w:tcPr>
            <w:tcW w:w="998" w:type="pct"/>
            <w:shd w:val="clear" w:color="auto" w:fill="FFFFFF"/>
            <w:tcMar>
              <w:top w:w="0" w:type="dxa"/>
              <w:left w:w="0" w:type="dxa"/>
              <w:bottom w:w="0" w:type="dxa"/>
              <w:right w:w="0" w:type="dxa"/>
            </w:tcMar>
            <w:vAlign w:val="center"/>
          </w:tcPr>
          <w:p w14:paraId="1B275E7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0.36</w:t>
            </w:r>
          </w:p>
        </w:tc>
        <w:tc>
          <w:tcPr>
            <w:tcW w:w="621" w:type="pct"/>
            <w:shd w:val="clear" w:color="auto" w:fill="FFFFFF"/>
            <w:tcMar>
              <w:top w:w="0" w:type="dxa"/>
              <w:left w:w="0" w:type="dxa"/>
              <w:bottom w:w="0" w:type="dxa"/>
              <w:right w:w="0" w:type="dxa"/>
            </w:tcMar>
            <w:vAlign w:val="center"/>
          </w:tcPr>
          <w:p w14:paraId="505F5E9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0.50</w:t>
            </w:r>
          </w:p>
        </w:tc>
        <w:tc>
          <w:tcPr>
            <w:tcW w:w="693" w:type="pct"/>
            <w:shd w:val="clear" w:color="auto" w:fill="FFFFFF"/>
            <w:tcMar>
              <w:top w:w="0" w:type="dxa"/>
              <w:left w:w="0" w:type="dxa"/>
              <w:bottom w:w="0" w:type="dxa"/>
              <w:right w:w="0" w:type="dxa"/>
            </w:tcMar>
            <w:vAlign w:val="center"/>
          </w:tcPr>
          <w:p w14:paraId="75BD51A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0.20</w:t>
            </w:r>
          </w:p>
        </w:tc>
        <w:tc>
          <w:tcPr>
            <w:tcW w:w="483" w:type="pct"/>
            <w:shd w:val="clear" w:color="auto" w:fill="FFFFFF"/>
            <w:tcMar>
              <w:top w:w="0" w:type="dxa"/>
              <w:left w:w="0" w:type="dxa"/>
              <w:bottom w:w="0" w:type="dxa"/>
              <w:right w:w="0" w:type="dxa"/>
            </w:tcMar>
            <w:vAlign w:val="center"/>
          </w:tcPr>
          <w:p w14:paraId="7AF32CDD"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0.19</w:t>
            </w:r>
          </w:p>
        </w:tc>
      </w:tr>
      <w:tr w:rsidR="0072365E" w:rsidRPr="007B6783" w14:paraId="122626DF" w14:textId="77777777" w:rsidTr="00E631AD">
        <w:trPr>
          <w:jc w:val="center"/>
        </w:trPr>
        <w:tc>
          <w:tcPr>
            <w:tcW w:w="1681" w:type="pct"/>
            <w:shd w:val="clear" w:color="auto" w:fill="FFFFFF"/>
            <w:tcMar>
              <w:top w:w="0" w:type="dxa"/>
              <w:left w:w="0" w:type="dxa"/>
              <w:bottom w:w="0" w:type="dxa"/>
              <w:right w:w="0" w:type="dxa"/>
            </w:tcMar>
            <w:vAlign w:val="center"/>
          </w:tcPr>
          <w:p w14:paraId="39396E1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DASS</w:t>
            </w:r>
            <w:r>
              <w:rPr>
                <w:rFonts w:ascii="Times New Roman" w:hAnsi="Times New Roman" w:cs="Times New Roman"/>
                <w:color w:val="000000"/>
              </w:rPr>
              <w:t>-21</w:t>
            </w:r>
          </w:p>
        </w:tc>
        <w:tc>
          <w:tcPr>
            <w:tcW w:w="524" w:type="pct"/>
            <w:shd w:val="clear" w:color="auto" w:fill="FFFFFF"/>
            <w:vAlign w:val="center"/>
          </w:tcPr>
          <w:p w14:paraId="6B411B7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3BC72C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0.45</w:t>
            </w:r>
          </w:p>
        </w:tc>
        <w:tc>
          <w:tcPr>
            <w:tcW w:w="621" w:type="pct"/>
            <w:shd w:val="clear" w:color="auto" w:fill="FFFFFF"/>
            <w:tcMar>
              <w:top w:w="0" w:type="dxa"/>
              <w:left w:w="0" w:type="dxa"/>
              <w:bottom w:w="0" w:type="dxa"/>
              <w:right w:w="0" w:type="dxa"/>
            </w:tcMar>
            <w:vAlign w:val="center"/>
          </w:tcPr>
          <w:p w14:paraId="630A96B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0.60</w:t>
            </w:r>
          </w:p>
        </w:tc>
        <w:tc>
          <w:tcPr>
            <w:tcW w:w="693" w:type="pct"/>
            <w:shd w:val="clear" w:color="auto" w:fill="FFFFFF"/>
            <w:tcMar>
              <w:top w:w="0" w:type="dxa"/>
              <w:left w:w="0" w:type="dxa"/>
              <w:bottom w:w="0" w:type="dxa"/>
              <w:right w:w="0" w:type="dxa"/>
            </w:tcMar>
            <w:vAlign w:val="center"/>
          </w:tcPr>
          <w:p w14:paraId="28457D9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0.30</w:t>
            </w:r>
          </w:p>
        </w:tc>
        <w:tc>
          <w:tcPr>
            <w:tcW w:w="483" w:type="pct"/>
            <w:shd w:val="clear" w:color="auto" w:fill="FFFFFF"/>
            <w:tcMar>
              <w:top w:w="0" w:type="dxa"/>
              <w:left w:w="0" w:type="dxa"/>
              <w:bottom w:w="0" w:type="dxa"/>
              <w:right w:w="0" w:type="dxa"/>
            </w:tcMar>
            <w:vAlign w:val="center"/>
          </w:tcPr>
          <w:p w14:paraId="0CF0EF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r>
      <w:tr w:rsidR="0072365E" w:rsidRPr="007B6783" w14:paraId="01932469" w14:textId="77777777" w:rsidTr="00E631AD">
        <w:trPr>
          <w:jc w:val="center"/>
        </w:trPr>
        <w:tc>
          <w:tcPr>
            <w:tcW w:w="1681" w:type="pct"/>
            <w:shd w:val="clear" w:color="auto" w:fill="FFFFFF"/>
            <w:tcMar>
              <w:top w:w="0" w:type="dxa"/>
              <w:left w:w="0" w:type="dxa"/>
              <w:bottom w:w="0" w:type="dxa"/>
              <w:right w:w="0" w:type="dxa"/>
            </w:tcMar>
            <w:vAlign w:val="center"/>
          </w:tcPr>
          <w:p w14:paraId="5CADE6A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Neuroticism</w:t>
            </w:r>
          </w:p>
        </w:tc>
        <w:tc>
          <w:tcPr>
            <w:tcW w:w="524" w:type="pct"/>
            <w:shd w:val="clear" w:color="auto" w:fill="FFFFFF"/>
            <w:vAlign w:val="center"/>
          </w:tcPr>
          <w:p w14:paraId="1676132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0.58</w:t>
            </w:r>
          </w:p>
        </w:tc>
        <w:tc>
          <w:tcPr>
            <w:tcW w:w="998" w:type="pct"/>
            <w:shd w:val="clear" w:color="auto" w:fill="FFFFFF"/>
            <w:tcMar>
              <w:top w:w="0" w:type="dxa"/>
              <w:left w:w="0" w:type="dxa"/>
              <w:bottom w:w="0" w:type="dxa"/>
              <w:right w:w="0" w:type="dxa"/>
            </w:tcMar>
            <w:vAlign w:val="center"/>
          </w:tcPr>
          <w:p w14:paraId="4ACA408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21" w:type="pct"/>
            <w:shd w:val="clear" w:color="auto" w:fill="FFFFFF"/>
            <w:tcMar>
              <w:top w:w="0" w:type="dxa"/>
              <w:left w:w="0" w:type="dxa"/>
              <w:bottom w:w="0" w:type="dxa"/>
              <w:right w:w="0" w:type="dxa"/>
            </w:tcMar>
            <w:vAlign w:val="center"/>
          </w:tcPr>
          <w:p w14:paraId="4C1B12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0.57</w:t>
            </w:r>
          </w:p>
        </w:tc>
        <w:tc>
          <w:tcPr>
            <w:tcW w:w="693" w:type="pct"/>
            <w:shd w:val="clear" w:color="auto" w:fill="FFFFFF"/>
            <w:tcMar>
              <w:top w:w="0" w:type="dxa"/>
              <w:left w:w="0" w:type="dxa"/>
              <w:bottom w:w="0" w:type="dxa"/>
              <w:right w:w="0" w:type="dxa"/>
            </w:tcMar>
            <w:vAlign w:val="center"/>
          </w:tcPr>
          <w:p w14:paraId="45970CF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c>
          <w:tcPr>
            <w:tcW w:w="483" w:type="pct"/>
            <w:shd w:val="clear" w:color="auto" w:fill="FFFFFF"/>
            <w:tcMar>
              <w:top w:w="0" w:type="dxa"/>
              <w:left w:w="0" w:type="dxa"/>
              <w:bottom w:w="0" w:type="dxa"/>
              <w:right w:w="0" w:type="dxa"/>
            </w:tcMar>
            <w:vAlign w:val="center"/>
          </w:tcPr>
          <w:p w14:paraId="4ED94E0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0.24</w:t>
            </w:r>
          </w:p>
        </w:tc>
      </w:tr>
      <w:tr w:rsidR="0072365E" w:rsidRPr="007B6783" w14:paraId="4C1D26DF" w14:textId="77777777" w:rsidTr="00E631AD">
        <w:trPr>
          <w:jc w:val="center"/>
        </w:trPr>
        <w:tc>
          <w:tcPr>
            <w:tcW w:w="1681" w:type="pct"/>
            <w:shd w:val="clear" w:color="auto" w:fill="FFFFFF"/>
            <w:tcMar>
              <w:top w:w="0" w:type="dxa"/>
              <w:left w:w="0" w:type="dxa"/>
              <w:bottom w:w="0" w:type="dxa"/>
              <w:right w:w="0" w:type="dxa"/>
            </w:tcMar>
            <w:vAlign w:val="center"/>
          </w:tcPr>
          <w:p w14:paraId="04E876A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Affective Reactivity: Valence</w:t>
            </w:r>
          </w:p>
        </w:tc>
        <w:tc>
          <w:tcPr>
            <w:tcW w:w="524" w:type="pct"/>
            <w:shd w:val="clear" w:color="auto" w:fill="FFFFFF"/>
            <w:vAlign w:val="center"/>
          </w:tcPr>
          <w:p w14:paraId="651CF2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-0.12</w:t>
            </w:r>
          </w:p>
        </w:tc>
        <w:tc>
          <w:tcPr>
            <w:tcW w:w="998" w:type="pct"/>
            <w:shd w:val="clear" w:color="auto" w:fill="FFFFFF"/>
            <w:tcMar>
              <w:top w:w="0" w:type="dxa"/>
              <w:left w:w="0" w:type="dxa"/>
              <w:bottom w:w="0" w:type="dxa"/>
              <w:right w:w="0" w:type="dxa"/>
            </w:tcMar>
            <w:vAlign w:val="center"/>
          </w:tcPr>
          <w:p w14:paraId="229BC42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c>
          <w:tcPr>
            <w:tcW w:w="621" w:type="pct"/>
            <w:shd w:val="clear" w:color="auto" w:fill="FFFFFF"/>
            <w:tcMar>
              <w:top w:w="0" w:type="dxa"/>
              <w:left w:w="0" w:type="dxa"/>
              <w:bottom w:w="0" w:type="dxa"/>
              <w:right w:w="0" w:type="dxa"/>
            </w:tcMar>
            <w:vAlign w:val="center"/>
          </w:tcPr>
          <w:p w14:paraId="4CBFE0C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-0.15</w:t>
            </w:r>
          </w:p>
        </w:tc>
        <w:tc>
          <w:tcPr>
            <w:tcW w:w="693" w:type="pct"/>
            <w:shd w:val="clear" w:color="auto" w:fill="FFFFFF"/>
            <w:tcMar>
              <w:top w:w="0" w:type="dxa"/>
              <w:left w:w="0" w:type="dxa"/>
              <w:bottom w:w="0" w:type="dxa"/>
              <w:right w:w="0" w:type="dxa"/>
            </w:tcMar>
            <w:vAlign w:val="center"/>
          </w:tcPr>
          <w:p w14:paraId="78202F3A"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05C0AF9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-0.07</w:t>
            </w:r>
          </w:p>
        </w:tc>
      </w:tr>
      <w:tr w:rsidR="0072365E" w:rsidRPr="007B6783" w14:paraId="5D659B0F" w14:textId="77777777" w:rsidTr="00E631AD">
        <w:trPr>
          <w:jc w:val="center"/>
        </w:trPr>
        <w:tc>
          <w:tcPr>
            <w:tcW w:w="1681" w:type="pct"/>
            <w:shd w:val="clear" w:color="auto" w:fill="FFFFFF"/>
            <w:tcMar>
              <w:top w:w="0" w:type="dxa"/>
              <w:left w:w="0" w:type="dxa"/>
              <w:bottom w:w="0" w:type="dxa"/>
              <w:right w:w="0" w:type="dxa"/>
            </w:tcMar>
            <w:vAlign w:val="center"/>
          </w:tcPr>
          <w:p w14:paraId="15690BE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AAQ-II</w:t>
            </w:r>
          </w:p>
        </w:tc>
        <w:tc>
          <w:tcPr>
            <w:tcW w:w="524" w:type="pct"/>
            <w:shd w:val="clear" w:color="auto" w:fill="FFFFFF"/>
            <w:vAlign w:val="center"/>
          </w:tcPr>
          <w:p w14:paraId="79F9B2E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0.64</w:t>
            </w:r>
          </w:p>
        </w:tc>
        <w:tc>
          <w:tcPr>
            <w:tcW w:w="998" w:type="pct"/>
            <w:shd w:val="clear" w:color="auto" w:fill="FFFFFF"/>
            <w:tcMar>
              <w:top w:w="0" w:type="dxa"/>
              <w:left w:w="0" w:type="dxa"/>
              <w:bottom w:w="0" w:type="dxa"/>
              <w:right w:w="0" w:type="dxa"/>
            </w:tcMar>
            <w:vAlign w:val="center"/>
          </w:tcPr>
          <w:p w14:paraId="7B50D434"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0.51</w:t>
            </w:r>
          </w:p>
        </w:tc>
        <w:tc>
          <w:tcPr>
            <w:tcW w:w="621" w:type="pct"/>
            <w:shd w:val="clear" w:color="auto" w:fill="FFFFFF"/>
            <w:tcMar>
              <w:top w:w="0" w:type="dxa"/>
              <w:left w:w="0" w:type="dxa"/>
              <w:bottom w:w="0" w:type="dxa"/>
              <w:right w:w="0" w:type="dxa"/>
            </w:tcMar>
            <w:vAlign w:val="center"/>
          </w:tcPr>
          <w:p w14:paraId="66E9C70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0.58</w:t>
            </w:r>
          </w:p>
        </w:tc>
        <w:tc>
          <w:tcPr>
            <w:tcW w:w="693" w:type="pct"/>
            <w:shd w:val="clear" w:color="auto" w:fill="FFFFFF"/>
            <w:tcMar>
              <w:top w:w="0" w:type="dxa"/>
              <w:left w:w="0" w:type="dxa"/>
              <w:bottom w:w="0" w:type="dxa"/>
              <w:right w:w="0" w:type="dxa"/>
            </w:tcMar>
            <w:vAlign w:val="center"/>
          </w:tcPr>
          <w:p w14:paraId="31842B6F"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0.37</w:t>
            </w:r>
          </w:p>
        </w:tc>
        <w:tc>
          <w:tcPr>
            <w:tcW w:w="483" w:type="pct"/>
            <w:shd w:val="clear" w:color="auto" w:fill="FFFFFF"/>
            <w:tcMar>
              <w:top w:w="0" w:type="dxa"/>
              <w:left w:w="0" w:type="dxa"/>
              <w:bottom w:w="0" w:type="dxa"/>
              <w:right w:w="0" w:type="dxa"/>
            </w:tcMar>
            <w:vAlign w:val="center"/>
          </w:tcPr>
          <w:p w14:paraId="3683126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0.39</w:t>
            </w:r>
          </w:p>
        </w:tc>
      </w:tr>
      <w:tr w:rsidR="0072365E" w:rsidRPr="007B6783" w14:paraId="3A8F437E" w14:textId="77777777" w:rsidTr="00E631AD">
        <w:trPr>
          <w:jc w:val="center"/>
        </w:trPr>
        <w:tc>
          <w:tcPr>
            <w:tcW w:w="1681" w:type="pct"/>
            <w:shd w:val="clear" w:color="auto" w:fill="FFFFFF"/>
            <w:tcMar>
              <w:top w:w="0" w:type="dxa"/>
              <w:left w:w="0" w:type="dxa"/>
              <w:bottom w:w="0" w:type="dxa"/>
              <w:right w:w="0" w:type="dxa"/>
            </w:tcMar>
            <w:vAlign w:val="center"/>
          </w:tcPr>
          <w:p w14:paraId="1DFA7DA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7B6783">
              <w:rPr>
                <w:rFonts w:ascii="Times New Roman" w:hAnsi="Times New Roman" w:cs="Times New Roman"/>
                <w:color w:val="000000"/>
              </w:rPr>
              <w:t>BIS</w:t>
            </w:r>
          </w:p>
        </w:tc>
        <w:tc>
          <w:tcPr>
            <w:tcW w:w="524" w:type="pct"/>
            <w:shd w:val="clear" w:color="auto" w:fill="FFFFFF"/>
            <w:vAlign w:val="center"/>
          </w:tcPr>
          <w:p w14:paraId="2DB2EBB3"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rPr>
            </w:pPr>
            <w:r w:rsidRPr="007B6783">
              <w:rPr>
                <w:rFonts w:ascii="Times New Roman" w:hAnsi="Times New Roman" w:cs="Times New Roman"/>
                <w:color w:val="000000"/>
              </w:rPr>
              <w:t>0.10</w:t>
            </w:r>
          </w:p>
        </w:tc>
        <w:tc>
          <w:tcPr>
            <w:tcW w:w="998" w:type="pct"/>
            <w:shd w:val="clear" w:color="auto" w:fill="FFFFFF"/>
            <w:tcMar>
              <w:top w:w="0" w:type="dxa"/>
              <w:left w:w="0" w:type="dxa"/>
              <w:bottom w:w="0" w:type="dxa"/>
              <w:right w:w="0" w:type="dxa"/>
            </w:tcMar>
            <w:vAlign w:val="center"/>
          </w:tcPr>
          <w:p w14:paraId="4408F3D1"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0.01</w:t>
            </w:r>
          </w:p>
        </w:tc>
        <w:tc>
          <w:tcPr>
            <w:tcW w:w="621" w:type="pct"/>
            <w:shd w:val="clear" w:color="auto" w:fill="FFFFFF"/>
            <w:tcMar>
              <w:top w:w="0" w:type="dxa"/>
              <w:left w:w="0" w:type="dxa"/>
              <w:bottom w:w="0" w:type="dxa"/>
              <w:right w:w="0" w:type="dxa"/>
            </w:tcMar>
            <w:vAlign w:val="center"/>
          </w:tcPr>
          <w:p w14:paraId="267E5ED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5908FD46"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7B6783">
              <w:rPr>
                <w:rFonts w:ascii="Times New Roman" w:hAnsi="Times New Roman" w:cs="Times New Roman"/>
                <w:color w:val="000000"/>
              </w:rPr>
              <w:t>0.08</w:t>
            </w:r>
          </w:p>
        </w:tc>
        <w:tc>
          <w:tcPr>
            <w:tcW w:w="483" w:type="pct"/>
            <w:shd w:val="clear" w:color="auto" w:fill="FFFFFF"/>
            <w:tcMar>
              <w:top w:w="0" w:type="dxa"/>
              <w:left w:w="0" w:type="dxa"/>
              <w:bottom w:w="0" w:type="dxa"/>
              <w:right w:w="0" w:type="dxa"/>
            </w:tcMar>
            <w:vAlign w:val="center"/>
          </w:tcPr>
          <w:p w14:paraId="48E955D9"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0.15</w:t>
            </w:r>
          </w:p>
        </w:tc>
      </w:tr>
      <w:tr w:rsidR="0072365E" w:rsidRPr="007B6783" w14:paraId="3275ED98" w14:textId="77777777" w:rsidTr="00E631AD">
        <w:trPr>
          <w:jc w:val="center"/>
        </w:trPr>
        <w:tc>
          <w:tcPr>
            <w:tcW w:w="1681" w:type="pct"/>
            <w:shd w:val="clear" w:color="auto" w:fill="FFFFFF"/>
            <w:tcMar>
              <w:top w:w="0" w:type="dxa"/>
              <w:left w:w="0" w:type="dxa"/>
              <w:bottom w:w="0" w:type="dxa"/>
              <w:right w:w="0" w:type="dxa"/>
            </w:tcMar>
            <w:vAlign w:val="center"/>
          </w:tcPr>
          <w:p w14:paraId="251D14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Describe</w:t>
            </w:r>
          </w:p>
        </w:tc>
        <w:tc>
          <w:tcPr>
            <w:tcW w:w="524" w:type="pct"/>
            <w:shd w:val="clear" w:color="auto" w:fill="FFFFFF"/>
            <w:vAlign w:val="center"/>
          </w:tcPr>
          <w:p w14:paraId="67AA9F5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-0.29</w:t>
            </w:r>
          </w:p>
        </w:tc>
        <w:tc>
          <w:tcPr>
            <w:tcW w:w="998" w:type="pct"/>
            <w:shd w:val="clear" w:color="auto" w:fill="FFFFFF"/>
            <w:tcMar>
              <w:top w:w="0" w:type="dxa"/>
              <w:left w:w="0" w:type="dxa"/>
              <w:bottom w:w="0" w:type="dxa"/>
              <w:right w:w="0" w:type="dxa"/>
            </w:tcMar>
            <w:vAlign w:val="center"/>
          </w:tcPr>
          <w:p w14:paraId="17AFD44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-0.14</w:t>
            </w:r>
          </w:p>
        </w:tc>
        <w:tc>
          <w:tcPr>
            <w:tcW w:w="621" w:type="pct"/>
            <w:shd w:val="clear" w:color="auto" w:fill="FFFFFF"/>
            <w:tcMar>
              <w:top w:w="0" w:type="dxa"/>
              <w:left w:w="0" w:type="dxa"/>
              <w:bottom w:w="0" w:type="dxa"/>
              <w:right w:w="0" w:type="dxa"/>
            </w:tcMar>
            <w:vAlign w:val="center"/>
          </w:tcPr>
          <w:p w14:paraId="4F7065F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-0.12</w:t>
            </w:r>
          </w:p>
        </w:tc>
        <w:tc>
          <w:tcPr>
            <w:tcW w:w="693" w:type="pct"/>
            <w:shd w:val="clear" w:color="auto" w:fill="FFFFFF"/>
            <w:tcMar>
              <w:top w:w="0" w:type="dxa"/>
              <w:left w:w="0" w:type="dxa"/>
              <w:bottom w:w="0" w:type="dxa"/>
              <w:right w:w="0" w:type="dxa"/>
            </w:tcMar>
            <w:vAlign w:val="center"/>
          </w:tcPr>
          <w:p w14:paraId="26038B78"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-0.48</w:t>
            </w:r>
          </w:p>
        </w:tc>
        <w:tc>
          <w:tcPr>
            <w:tcW w:w="483" w:type="pct"/>
            <w:shd w:val="clear" w:color="auto" w:fill="FFFFFF"/>
            <w:tcMar>
              <w:top w:w="0" w:type="dxa"/>
              <w:left w:w="0" w:type="dxa"/>
              <w:bottom w:w="0" w:type="dxa"/>
              <w:right w:w="0" w:type="dxa"/>
            </w:tcMar>
            <w:vAlign w:val="center"/>
          </w:tcPr>
          <w:p w14:paraId="710A47EB"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-0.26</w:t>
            </w:r>
          </w:p>
        </w:tc>
      </w:tr>
      <w:tr w:rsidR="0072365E" w:rsidRPr="007B6783" w14:paraId="2C1DECC3" w14:textId="77777777" w:rsidTr="00E631AD">
        <w:trPr>
          <w:jc w:val="center"/>
        </w:trPr>
        <w:tc>
          <w:tcPr>
            <w:tcW w:w="1681" w:type="pct"/>
            <w:tcBorders>
              <w:bottom w:val="single" w:sz="12" w:space="0" w:color="auto"/>
            </w:tcBorders>
            <w:shd w:val="clear" w:color="auto" w:fill="FFFFFF"/>
            <w:tcMar>
              <w:top w:w="0" w:type="dxa"/>
              <w:left w:w="0" w:type="dxa"/>
              <w:bottom w:w="0" w:type="dxa"/>
              <w:right w:w="0" w:type="dxa"/>
            </w:tcMar>
            <w:vAlign w:val="center"/>
          </w:tcPr>
          <w:p w14:paraId="7128B75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Pr>
                <w:rFonts w:ascii="Times New Roman" w:hAnsi="Times New Roman" w:cs="Times New Roman"/>
                <w:color w:val="000000"/>
              </w:rPr>
              <w:t xml:space="preserve">FFMQ: </w:t>
            </w:r>
            <w:r w:rsidRPr="007B6783">
              <w:rPr>
                <w:rFonts w:ascii="Times New Roman" w:hAnsi="Times New Roman" w:cs="Times New Roman"/>
                <w:color w:val="000000"/>
              </w:rPr>
              <w:t>Awareness</w:t>
            </w:r>
          </w:p>
        </w:tc>
        <w:tc>
          <w:tcPr>
            <w:tcW w:w="524" w:type="pct"/>
            <w:tcBorders>
              <w:bottom w:val="single" w:sz="12" w:space="0" w:color="auto"/>
            </w:tcBorders>
            <w:shd w:val="clear" w:color="auto" w:fill="FFFFFF"/>
            <w:vAlign w:val="center"/>
          </w:tcPr>
          <w:p w14:paraId="420F27C7"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color w:val="000000"/>
              </w:rPr>
            </w:pPr>
            <w:r w:rsidRPr="007B6783">
              <w:rPr>
                <w:rFonts w:ascii="Times New Roman" w:hAnsi="Times New Roman" w:cs="Times New Roman"/>
                <w:b/>
                <w:bCs/>
                <w:color w:val="000000"/>
              </w:rPr>
              <w:t>-0.44</w:t>
            </w:r>
          </w:p>
        </w:tc>
        <w:tc>
          <w:tcPr>
            <w:tcW w:w="998" w:type="pct"/>
            <w:tcBorders>
              <w:bottom w:val="single" w:sz="12" w:space="0" w:color="auto"/>
            </w:tcBorders>
            <w:shd w:val="clear" w:color="auto" w:fill="FFFFFF"/>
            <w:tcMar>
              <w:top w:w="0" w:type="dxa"/>
              <w:left w:w="0" w:type="dxa"/>
              <w:bottom w:w="0" w:type="dxa"/>
              <w:right w:w="0" w:type="dxa"/>
            </w:tcMar>
            <w:vAlign w:val="center"/>
          </w:tcPr>
          <w:p w14:paraId="5A75D1BC"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-0.27</w:t>
            </w:r>
          </w:p>
        </w:tc>
        <w:tc>
          <w:tcPr>
            <w:tcW w:w="621" w:type="pct"/>
            <w:tcBorders>
              <w:bottom w:val="single" w:sz="12" w:space="0" w:color="auto"/>
            </w:tcBorders>
            <w:shd w:val="clear" w:color="auto" w:fill="FFFFFF"/>
            <w:tcMar>
              <w:top w:w="0" w:type="dxa"/>
              <w:left w:w="0" w:type="dxa"/>
              <w:bottom w:w="0" w:type="dxa"/>
              <w:right w:w="0" w:type="dxa"/>
            </w:tcMar>
            <w:vAlign w:val="center"/>
          </w:tcPr>
          <w:p w14:paraId="74FC0E55"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-0.46</w:t>
            </w:r>
          </w:p>
        </w:tc>
        <w:tc>
          <w:tcPr>
            <w:tcW w:w="693" w:type="pct"/>
            <w:tcBorders>
              <w:bottom w:val="single" w:sz="12" w:space="0" w:color="auto"/>
            </w:tcBorders>
            <w:shd w:val="clear" w:color="auto" w:fill="FFFFFF"/>
            <w:tcMar>
              <w:top w:w="0" w:type="dxa"/>
              <w:left w:w="0" w:type="dxa"/>
              <w:bottom w:w="0" w:type="dxa"/>
              <w:right w:w="0" w:type="dxa"/>
            </w:tcMar>
            <w:vAlign w:val="center"/>
          </w:tcPr>
          <w:p w14:paraId="04BEC872"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-0.29</w:t>
            </w:r>
          </w:p>
        </w:tc>
        <w:tc>
          <w:tcPr>
            <w:tcW w:w="483" w:type="pct"/>
            <w:tcBorders>
              <w:bottom w:val="single" w:sz="12" w:space="0" w:color="auto"/>
            </w:tcBorders>
            <w:shd w:val="clear" w:color="auto" w:fill="FFFFFF"/>
            <w:tcMar>
              <w:top w:w="0" w:type="dxa"/>
              <w:left w:w="0" w:type="dxa"/>
              <w:bottom w:w="0" w:type="dxa"/>
              <w:right w:w="0" w:type="dxa"/>
            </w:tcMar>
            <w:vAlign w:val="center"/>
          </w:tcPr>
          <w:p w14:paraId="261C70BE"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rPr>
            </w:pPr>
            <w:r w:rsidRPr="007B6783">
              <w:rPr>
                <w:rFonts w:ascii="Times New Roman" w:hAnsi="Times New Roman" w:cs="Times New Roman"/>
                <w:b/>
                <w:bCs/>
                <w:color w:val="000000"/>
              </w:rPr>
              <w:t>-0.33</w:t>
            </w:r>
          </w:p>
        </w:tc>
      </w:tr>
      <w:tr w:rsidR="0072365E" w:rsidRPr="007B6783" w14:paraId="609DE534" w14:textId="77777777" w:rsidTr="00E631AD">
        <w:trPr>
          <w:jc w:val="center"/>
        </w:trPr>
        <w:tc>
          <w:tcPr>
            <w:tcW w:w="5000" w:type="pct"/>
            <w:gridSpan w:val="6"/>
            <w:tcBorders>
              <w:top w:val="single" w:sz="12" w:space="0" w:color="auto"/>
            </w:tcBorders>
            <w:shd w:val="clear" w:color="auto" w:fill="FFFFFF"/>
            <w:tcMar>
              <w:top w:w="0" w:type="dxa"/>
              <w:left w:w="0" w:type="dxa"/>
              <w:bottom w:w="0" w:type="dxa"/>
              <w:right w:w="0" w:type="dxa"/>
            </w:tcMar>
            <w:vAlign w:val="center"/>
          </w:tcPr>
          <w:p w14:paraId="1310B01C"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i/>
                <w:color w:val="000000"/>
                <w:lang w:val="en-US"/>
              </w:rPr>
              <w:t>Note.</w:t>
            </w:r>
            <w:r w:rsidRPr="0072365E">
              <w:rPr>
                <w:rFonts w:ascii="Times New Roman" w:hAnsi="Times New Roman" w:cs="Times New Roman"/>
                <w:color w:val="000000"/>
                <w:lang w:val="en-US"/>
              </w:rPr>
              <w:t xml:space="preserve"> (S-)DERS = (State) Difficulties in Emotion Regulation Scale, DASS-21 = Depression, Anxiety, and Stress Scale, BIS-15 = Barrett Impulsivity Scale, AAQ-II = Acceptance and Action Questionnaire II, FFMQ = Five Facet Mindfulness Questionnaire (short form).</w:t>
            </w:r>
            <w:r w:rsidRPr="0072365E">
              <w:rPr>
                <w:rFonts w:ascii="Times New Roman" w:hAnsi="Times New Roman" w:cs="Times New Roman"/>
                <w:color w:val="000000"/>
                <w:lang w:val="en-US"/>
              </w:rPr>
              <w:br/>
              <w:t xml:space="preserve">Statistically significant correlations (one-sided, </w:t>
            </w:r>
            <w:r>
              <w:rPr>
                <w:rFonts w:ascii="Times New Roman" w:hAnsi="Times New Roman" w:cs="Times New Roman"/>
                <w:color w:val="000000"/>
              </w:rPr>
              <w:t>α</w:t>
            </w:r>
            <w:r w:rsidRPr="0072365E">
              <w:rPr>
                <w:rFonts w:ascii="Times New Roman" w:hAnsi="Times New Roman" w:cs="Times New Roman"/>
                <w:color w:val="000000"/>
                <w:lang w:val="en-US"/>
              </w:rPr>
              <w:t xml:space="preserve"> = .05) are shown in bold. The cutoffs for one-sided tests at different common statistical thresholds were:</w:t>
            </w:r>
          </w:p>
          <w:p w14:paraId="0240EFA7"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.05 (one-sided): 0.11 </w:t>
            </w:r>
          </w:p>
          <w:p w14:paraId="1036861B" w14:textId="77777777" w:rsidR="0072365E" w:rsidRPr="0072365E"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lang w:val="en-US"/>
              </w:rPr>
            </w:pPr>
            <w:r w:rsidRPr="0072365E">
              <w:rPr>
                <w:rFonts w:ascii="Times New Roman" w:hAnsi="Times New Roman" w:cs="Times New Roman"/>
                <w:color w:val="000000"/>
                <w:lang w:val="en-US"/>
              </w:rPr>
              <w:t xml:space="preserve"> p &lt; .01 (one-sided): 0.16 </w:t>
            </w:r>
          </w:p>
          <w:p w14:paraId="16C36246" w14:textId="77777777" w:rsidR="0072365E" w:rsidRPr="0067159B" w:rsidRDefault="0072365E" w:rsidP="00E631AD">
            <w:pPr>
              <w:pBdr>
                <w:top w:val="none" w:sz="0" w:space="0" w:color="000000"/>
                <w:left w:val="none" w:sz="0" w:space="0" w:color="000000"/>
                <w:bottom w:val="none" w:sz="0" w:space="0" w:color="000000"/>
                <w:right w:val="none" w:sz="0" w:space="0" w:color="000000"/>
              </w:pBdr>
              <w:spacing w:before="100" w:after="100" w:line="360" w:lineRule="auto"/>
              <w:ind w:left="100" w:right="100"/>
              <w:rPr>
                <w:rFonts w:ascii="Times New Roman" w:hAnsi="Times New Roman" w:cs="Times New Roman"/>
                <w:color w:val="000000"/>
              </w:rPr>
            </w:pPr>
            <w:r w:rsidRPr="0072365E">
              <w:rPr>
                <w:rFonts w:ascii="Times New Roman" w:hAnsi="Times New Roman" w:cs="Times New Roman"/>
                <w:color w:val="000000"/>
                <w:lang w:val="en-US"/>
              </w:rPr>
              <w:t xml:space="preserve"> </w:t>
            </w:r>
            <w:r w:rsidRPr="0067159B">
              <w:rPr>
                <w:rFonts w:ascii="Times New Roman" w:hAnsi="Times New Roman" w:cs="Times New Roman"/>
                <w:color w:val="000000"/>
              </w:rPr>
              <w:t>p &lt; .001 (one-sided): 0.21</w:t>
            </w:r>
          </w:p>
        </w:tc>
      </w:tr>
      <w:tr w:rsidR="0072365E" w:rsidRPr="007B6783" w14:paraId="4E2954A7" w14:textId="77777777" w:rsidTr="00E631AD">
        <w:trPr>
          <w:gridAfter w:val="5"/>
          <w:wAfter w:w="3319" w:type="pct"/>
          <w:jc w:val="center"/>
        </w:trPr>
        <w:tc>
          <w:tcPr>
            <w:tcW w:w="1681" w:type="pct"/>
            <w:shd w:val="clear" w:color="auto" w:fill="FFFFFF"/>
          </w:tcPr>
          <w:p w14:paraId="246EEA90" w14:textId="77777777" w:rsidR="0072365E" w:rsidRPr="007B6783" w:rsidRDefault="0072365E" w:rsidP="00E631AD">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rPr>
            </w:pPr>
          </w:p>
        </w:tc>
      </w:tr>
    </w:tbl>
    <w:p w14:paraId="00C856D3" w14:textId="0A1FFE46" w:rsidR="00AA525C" w:rsidRPr="00820490" w:rsidRDefault="00AA525C">
      <w:pPr>
        <w:spacing w:line="360" w:lineRule="auto"/>
        <w:rPr>
          <w:rFonts w:ascii="Times New Roman" w:eastAsia="Times New Roman" w:hAnsi="Times New Roman" w:cs="Times New Roman"/>
          <w:sz w:val="24"/>
          <w:szCs w:val="24"/>
        </w:rPr>
      </w:pPr>
    </w:p>
    <w:p w14:paraId="00C856D4" w14:textId="77777777" w:rsidR="00AA525C" w:rsidRPr="00820490" w:rsidRDefault="00AA525C">
      <w:pPr>
        <w:spacing w:line="360" w:lineRule="auto"/>
        <w:rPr>
          <w:rFonts w:ascii="Times New Roman" w:eastAsia="Times New Roman" w:hAnsi="Times New Roman" w:cs="Times New Roman"/>
          <w:sz w:val="24"/>
          <w:szCs w:val="24"/>
        </w:rPr>
      </w:pPr>
    </w:p>
    <w:p w14:paraId="00C856D5" w14:textId="77777777" w:rsidR="00AA525C" w:rsidRPr="00820490" w:rsidRDefault="005F5AD8">
      <w:pPr>
        <w:spacing w:line="360" w:lineRule="auto"/>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Weighted versus Unweighted Subscales (Post-hoc)</w:t>
      </w:r>
    </w:p>
    <w:p w14:paraId="7FBAB3B1" w14:textId="457D1265" w:rsidR="005F5AD8"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fact that S-DERS subscales consist of a different number of items implies a differential weighting of these subscales when a global score is calculated</w:t>
      </w:r>
      <w:r w:rsidR="00B10D22">
        <w:rPr>
          <w:rFonts w:ascii="Times New Roman" w:eastAsia="Times New Roman" w:hAnsi="Times New Roman" w:cs="Times New Roman"/>
          <w:sz w:val="24"/>
          <w:szCs w:val="24"/>
          <w:lang w:val="en-US"/>
        </w:rPr>
        <w:t xml:space="preserve"> (e.g., the </w:t>
      </w:r>
      <w:r w:rsidR="008213C6">
        <w:rPr>
          <w:rFonts w:ascii="Times New Roman" w:eastAsia="Times New Roman" w:hAnsi="Times New Roman" w:cs="Times New Roman"/>
          <w:sz w:val="24"/>
          <w:szCs w:val="24"/>
          <w:lang w:val="en-US"/>
        </w:rPr>
        <w:t>Clarity</w:t>
      </w:r>
      <w:r w:rsidR="00B10D22">
        <w:rPr>
          <w:rFonts w:ascii="Times New Roman" w:eastAsia="Times New Roman" w:hAnsi="Times New Roman" w:cs="Times New Roman"/>
          <w:sz w:val="24"/>
          <w:szCs w:val="24"/>
          <w:lang w:val="en-US"/>
        </w:rPr>
        <w:t xml:space="preserve"> scale has a lower weight than Non-Acceptance</w:t>
      </w:r>
      <w:r w:rsidR="008213C6">
        <w:rPr>
          <w:rFonts w:ascii="Times New Roman" w:eastAsia="Times New Roman" w:hAnsi="Times New Roman" w:cs="Times New Roman"/>
          <w:sz w:val="24"/>
          <w:szCs w:val="24"/>
          <w:lang w:val="en-US"/>
        </w:rPr>
        <w:t xml:space="preserve"> </w:t>
      </w:r>
      <w:ins w:id="208" w:author="Maurizio Sicorello" w:date="2025-04-01T17:27:00Z" w16du:dateUtc="2025-04-01T15:27:00Z">
        <w:r w:rsidR="00017F29">
          <w:rPr>
            <w:rFonts w:ascii="Times New Roman" w:eastAsia="Times New Roman" w:hAnsi="Times New Roman" w:cs="Times New Roman"/>
            <w:sz w:val="24"/>
            <w:szCs w:val="24"/>
            <w:lang w:val="en-US"/>
          </w:rPr>
          <w:t xml:space="preserve">in a global S-DERS sum score </w:t>
        </w:r>
      </w:ins>
      <w:r w:rsidR="00B10D22">
        <w:rPr>
          <w:rFonts w:ascii="Times New Roman" w:eastAsia="Times New Roman" w:hAnsi="Times New Roman" w:cs="Times New Roman"/>
          <w:sz w:val="24"/>
          <w:szCs w:val="24"/>
          <w:lang w:val="en-US"/>
        </w:rPr>
        <w:t>as it only consists of two items)</w:t>
      </w:r>
      <w:r w:rsidRPr="00820490">
        <w:rPr>
          <w:rFonts w:ascii="Times New Roman" w:eastAsia="Times New Roman" w:hAnsi="Times New Roman" w:cs="Times New Roman"/>
          <w:sz w:val="24"/>
          <w:szCs w:val="24"/>
          <w:lang w:val="en-US"/>
        </w:rPr>
        <w:t>. Therefore, we tested whether equally weighting all subscales increases correlations with psychopathology-related outcomes. We calculated mean scores instead of sum scores for each subscale.</w:t>
      </w:r>
      <w:r w:rsidR="008213C6">
        <w:rPr>
          <w:rFonts w:ascii="Times New Roman" w:eastAsia="Times New Roman" w:hAnsi="Times New Roman" w:cs="Times New Roman"/>
          <w:sz w:val="24"/>
          <w:szCs w:val="24"/>
          <w:lang w:val="en-US"/>
        </w:rPr>
        <w:t xml:space="preserve"> </w:t>
      </w:r>
      <w:r w:rsidRPr="00820490">
        <w:rPr>
          <w:rFonts w:ascii="Times New Roman" w:eastAsia="Times New Roman" w:hAnsi="Times New Roman" w:cs="Times New Roman"/>
          <w:sz w:val="24"/>
          <w:szCs w:val="24"/>
          <w:lang w:val="en-US"/>
        </w:rPr>
        <w:t xml:space="preserve">Then, we calculated a global scale score as the average over those four means, leading to an equal weight for all subscales independent of the number of items. </w:t>
      </w:r>
      <w:r w:rsidR="00522AF5">
        <w:rPr>
          <w:rFonts w:ascii="Times New Roman" w:eastAsia="Times New Roman" w:hAnsi="Times New Roman" w:cs="Times New Roman"/>
          <w:sz w:val="24"/>
          <w:szCs w:val="24"/>
          <w:lang w:val="en-US"/>
        </w:rPr>
        <w:t>Overall, w</w:t>
      </w:r>
      <w:r w:rsidRPr="00820490">
        <w:rPr>
          <w:rFonts w:ascii="Times New Roman" w:eastAsia="Times New Roman" w:hAnsi="Times New Roman" w:cs="Times New Roman"/>
          <w:sz w:val="24"/>
          <w:szCs w:val="24"/>
          <w:lang w:val="en-US"/>
        </w:rPr>
        <w:t>e found that the previously used (implicit) differential weighting of scales in the S-DERS is superior to equally weighting all scales for the DASS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.10), neuroticism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r</w:t>
      </w:r>
      <w:r w:rsidRPr="00820490">
        <w:rPr>
          <w:rFonts w:ascii="Times New Roman" w:eastAsia="Times New Roman" w:hAnsi="Times New Roman" w:cs="Times New Roman"/>
          <w:sz w:val="24"/>
          <w:szCs w:val="24"/>
          <w:lang w:val="en-US"/>
        </w:rPr>
        <w:t xml:space="preserve"> = .11), and having been diagnosed with a mental disorder (</w:t>
      </w:r>
      <w:r w:rsidRPr="00820490">
        <w:rPr>
          <w:rFonts w:ascii="Times New Roman" w:eastAsia="Times New Roman" w:hAnsi="Times New Roman" w:cs="Times New Roman"/>
          <w:sz w:val="24"/>
          <w:szCs w:val="24"/>
        </w:rPr>
        <w:t>Δ</w:t>
      </w:r>
      <w:r w:rsidRPr="00820490">
        <w:rPr>
          <w:rFonts w:ascii="Times New Roman" w:eastAsia="Times New Roman" w:hAnsi="Times New Roman" w:cs="Times New Roman"/>
          <w:i/>
          <w:sz w:val="24"/>
          <w:szCs w:val="24"/>
          <w:lang w:val="en-US"/>
        </w:rPr>
        <w:t>d</w:t>
      </w:r>
      <w:r w:rsidRPr="00820490">
        <w:rPr>
          <w:rFonts w:ascii="Times New Roman" w:eastAsia="Times New Roman" w:hAnsi="Times New Roman" w:cs="Times New Roman"/>
          <w:sz w:val="24"/>
          <w:szCs w:val="24"/>
          <w:lang w:val="en-US"/>
        </w:rPr>
        <w:t xml:space="preserve"> = .14). One possible explanation is that the overrepresent</w:t>
      </w:r>
      <w:r w:rsidR="00864C86">
        <w:rPr>
          <w:rFonts w:ascii="Times New Roman" w:eastAsia="Times New Roman" w:hAnsi="Times New Roman" w:cs="Times New Roman"/>
          <w:sz w:val="24"/>
          <w:szCs w:val="24"/>
          <w:lang w:val="en-US"/>
        </w:rPr>
        <w:t>ed</w:t>
      </w:r>
      <w:r w:rsidRPr="00820490">
        <w:rPr>
          <w:rFonts w:ascii="Times New Roman" w:eastAsia="Times New Roman" w:hAnsi="Times New Roman" w:cs="Times New Roman"/>
          <w:sz w:val="24"/>
          <w:szCs w:val="24"/>
          <w:lang w:val="en-US"/>
        </w:rPr>
        <w:t xml:space="preserve">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w:t>
      </w:r>
      <w:r w:rsidR="00265976">
        <w:rPr>
          <w:rFonts w:ascii="Times New Roman" w:eastAsia="Times New Roman" w:hAnsi="Times New Roman" w:cs="Times New Roman"/>
          <w:sz w:val="24"/>
          <w:szCs w:val="24"/>
          <w:lang w:val="en-US"/>
        </w:rPr>
        <w:t xml:space="preserve"> (measurement error-free)</w:t>
      </w:r>
      <w:r w:rsidRPr="00820490">
        <w:rPr>
          <w:rFonts w:ascii="Times New Roman" w:eastAsia="Times New Roman" w:hAnsi="Times New Roman" w:cs="Times New Roman"/>
          <w:sz w:val="24"/>
          <w:szCs w:val="24"/>
          <w:lang w:val="en-US"/>
        </w:rPr>
        <w:t xml:space="preserve"> S-DERS factors and the three outcomes within the ESEM framework (Figure 3). This provide</w:t>
      </w:r>
      <w:r w:rsidR="00265976">
        <w:rPr>
          <w:rFonts w:ascii="Times New Roman" w:eastAsia="Times New Roman" w:hAnsi="Times New Roman" w:cs="Times New Roman"/>
          <w:sz w:val="24"/>
          <w:szCs w:val="24"/>
          <w:lang w:val="en-US"/>
        </w:rPr>
        <w:t>d</w:t>
      </w:r>
      <w:r w:rsidRPr="00820490">
        <w:rPr>
          <w:rFonts w:ascii="Times New Roman" w:eastAsia="Times New Roman" w:hAnsi="Times New Roman" w:cs="Times New Roman"/>
          <w:sz w:val="24"/>
          <w:szCs w:val="24"/>
          <w:lang w:val="en-US"/>
        </w:rPr>
        <w:t xml:space="preserve"> evidence for both explanations as latent effect sizes were much more similar than manifest effect sizes for the four subscales, but the Modulate scale still </w:t>
      </w:r>
      <w:r w:rsidR="006C01A9">
        <w:rPr>
          <w:rFonts w:ascii="Times New Roman" w:eastAsia="Times New Roman" w:hAnsi="Times New Roman" w:cs="Times New Roman"/>
          <w:sz w:val="24"/>
          <w:szCs w:val="24"/>
          <w:lang w:val="en-US"/>
        </w:rPr>
        <w:t xml:space="preserve">appeared </w:t>
      </w:r>
      <w:r w:rsidRPr="00820490">
        <w:rPr>
          <w:rFonts w:ascii="Times New Roman" w:eastAsia="Times New Roman" w:hAnsi="Times New Roman" w:cs="Times New Roman"/>
          <w:sz w:val="24"/>
          <w:szCs w:val="24"/>
          <w:lang w:val="en-US"/>
        </w:rPr>
        <w:t>to outperform the other measures in terms of cumulative effect sizes across all three outcomes.</w:t>
      </w:r>
      <w:r w:rsidR="00800BCE">
        <w:rPr>
          <w:rFonts w:ascii="Times New Roman" w:eastAsia="Times New Roman" w:hAnsi="Times New Roman" w:cs="Times New Roman"/>
          <w:sz w:val="24"/>
          <w:szCs w:val="24"/>
          <w:lang w:val="en-US"/>
        </w:rPr>
        <w:t xml:space="preserve"> This was driven by strong relations to DASS and neuroticism.</w:t>
      </w:r>
    </w:p>
    <w:p w14:paraId="00C856D7" w14:textId="686CCC88" w:rsidR="00AA525C" w:rsidRPr="00466600" w:rsidRDefault="005F5AD8" w:rsidP="00466600">
      <w:pPr>
        <w:spacing w:line="360" w:lineRule="auto"/>
        <w:ind w:firstLine="720"/>
        <w:jc w:val="center"/>
        <w:rPr>
          <w:rFonts w:ascii="Times New Roman" w:eastAsia="Times New Roman" w:hAnsi="Times New Roman" w:cs="Times New Roman"/>
          <w:sz w:val="24"/>
          <w:szCs w:val="24"/>
          <w:lang w:val="en-US"/>
        </w:rPr>
      </w:pPr>
      <w:r w:rsidRPr="005F5AD8">
        <w:rPr>
          <w:rFonts w:ascii="Times New Roman" w:eastAsia="Times New Roman" w:hAnsi="Times New Roman" w:cs="Times New Roman"/>
          <w:noProof/>
          <w:sz w:val="24"/>
          <w:szCs w:val="24"/>
          <w:lang w:val="en-US"/>
        </w:rPr>
        <w:drawing>
          <wp:inline distT="0" distB="0" distL="0" distR="0" wp14:anchorId="2BE820DF" wp14:editId="0341D592">
            <wp:extent cx="5486400" cy="2971800"/>
            <wp:effectExtent l="0" t="0" r="0" b="0"/>
            <wp:docPr id="181766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60082"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2971800"/>
                    </a:xfrm>
                    <a:prstGeom prst="rect">
                      <a:avLst/>
                    </a:prstGeom>
                  </pic:spPr>
                </pic:pic>
              </a:graphicData>
            </a:graphic>
          </wp:inline>
        </w:drawing>
      </w:r>
    </w:p>
    <w:p w14:paraId="2C2F9B02" w14:textId="603F28EF" w:rsidR="006C01A9" w:rsidRPr="00820490" w:rsidRDefault="005F5AD8">
      <w:pPr>
        <w:spacing w:line="360" w:lineRule="auto"/>
        <w:rPr>
          <w:rFonts w:ascii="Times New Roman" w:eastAsia="Times New Roman" w:hAnsi="Times New Roman" w:cs="Times New Roman"/>
          <w:sz w:val="24"/>
          <w:szCs w:val="24"/>
          <w:lang w:val="en-US"/>
        </w:rPr>
      </w:pPr>
      <w:r w:rsidRPr="00820490">
        <w:rPr>
          <w:rFonts w:ascii="Times New Roman" w:eastAsia="Times New Roman" w:hAnsi="Times New Roman" w:cs="Times New Roman"/>
          <w:b/>
          <w:sz w:val="24"/>
          <w:szCs w:val="24"/>
          <w:lang w:val="en-US"/>
        </w:rPr>
        <w:t>Figure 3.</w:t>
      </w:r>
      <w:r w:rsidRPr="00820490">
        <w:rPr>
          <w:rFonts w:ascii="Times New Roman" w:eastAsia="Times New Roman" w:hAnsi="Times New Roman" w:cs="Times New Roman"/>
          <w:sz w:val="24"/>
          <w:szCs w:val="24"/>
          <w:lang w:val="en-US"/>
        </w:rPr>
        <w:t xml:space="preserve"> Latent correlations between S-DERS subscales and psychopathology-related outcomes. </w:t>
      </w:r>
    </w:p>
    <w:p w14:paraId="00C856DA" w14:textId="77777777" w:rsidR="00AA525C" w:rsidRPr="00820490" w:rsidRDefault="005F5AD8">
      <w:pPr>
        <w:spacing w:line="360" w:lineRule="auto"/>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Discussion</w:t>
      </w:r>
    </w:p>
    <w:p w14:paraId="5EA3AD37" w14:textId="46DBFF98" w:rsidR="004441C3" w:rsidRDefault="005F5AD8">
      <w:pPr>
        <w:spacing w:line="360" w:lineRule="auto"/>
        <w:jc w:val="both"/>
        <w:rPr>
          <w:ins w:id="209" w:author="Maurizio Sicorello" w:date="2025-04-01T19:05:00Z" w16du:dateUtc="2025-04-01T17:05:00Z"/>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ab/>
        <w:t xml:space="preserve">We presented a </w:t>
      </w:r>
      <w:ins w:id="210" w:author="Maurizio Sicorello" w:date="2025-04-01T19:05:00Z" w16du:dateUtc="2025-04-01T17:05:00Z">
        <w:r w:rsidR="00092F51">
          <w:rPr>
            <w:rFonts w:ascii="Times New Roman" w:eastAsia="Times New Roman" w:hAnsi="Times New Roman" w:cs="Times New Roman"/>
            <w:sz w:val="24"/>
            <w:szCs w:val="24"/>
            <w:lang w:val="en-US"/>
          </w:rPr>
          <w:t>reliable and va</w:t>
        </w:r>
      </w:ins>
      <w:ins w:id="211" w:author="Maurizio Sicorello" w:date="2025-04-01T19:06:00Z" w16du:dateUtc="2025-04-01T17:06:00Z">
        <w:r w:rsidR="00092F51">
          <w:rPr>
            <w:rFonts w:ascii="Times New Roman" w:eastAsia="Times New Roman" w:hAnsi="Times New Roman" w:cs="Times New Roman"/>
            <w:sz w:val="24"/>
            <w:szCs w:val="24"/>
            <w:lang w:val="en-US"/>
          </w:rPr>
          <w:t xml:space="preserve">lid </w:t>
        </w:r>
      </w:ins>
      <w:r w:rsidRPr="00820490">
        <w:rPr>
          <w:rFonts w:ascii="Times New Roman" w:eastAsia="Times New Roman" w:hAnsi="Times New Roman" w:cs="Times New Roman"/>
          <w:sz w:val="24"/>
          <w:szCs w:val="24"/>
          <w:lang w:val="en-US"/>
        </w:rPr>
        <w:t xml:space="preserve">German translation </w:t>
      </w:r>
      <w:del w:id="212" w:author="Maurizio Sicorello" w:date="2025-04-01T19:06:00Z" w16du:dateUtc="2025-04-01T17:06:00Z">
        <w:r w:rsidRPr="00820490" w:rsidDel="00092F51">
          <w:rPr>
            <w:rFonts w:ascii="Times New Roman" w:eastAsia="Times New Roman" w:hAnsi="Times New Roman" w:cs="Times New Roman"/>
            <w:sz w:val="24"/>
            <w:szCs w:val="24"/>
            <w:lang w:val="en-US"/>
          </w:rPr>
          <w:delText xml:space="preserve">and validation </w:delText>
        </w:r>
      </w:del>
      <w:r w:rsidRPr="00820490">
        <w:rPr>
          <w:rFonts w:ascii="Times New Roman" w:eastAsia="Times New Roman" w:hAnsi="Times New Roman" w:cs="Times New Roman"/>
          <w:sz w:val="24"/>
          <w:szCs w:val="24"/>
          <w:lang w:val="en-US"/>
        </w:rPr>
        <w:t>of the S-DERS</w:t>
      </w:r>
      <w:ins w:id="213" w:author="Maurizio Sicorello" w:date="2025-04-01T19:02:00Z" w16du:dateUtc="2025-04-01T17:02:00Z">
        <w:r w:rsidR="00B75A4B">
          <w:rPr>
            <w:rFonts w:ascii="Times New Roman" w:eastAsia="Times New Roman" w:hAnsi="Times New Roman" w:cs="Times New Roman"/>
            <w:sz w:val="24"/>
            <w:szCs w:val="24"/>
            <w:lang w:val="en-US"/>
          </w:rPr>
          <w:t xml:space="preserve"> together with</w:t>
        </w:r>
        <w:r w:rsidR="002778D9">
          <w:rPr>
            <w:rFonts w:ascii="Times New Roman" w:eastAsia="Times New Roman" w:hAnsi="Times New Roman" w:cs="Times New Roman"/>
            <w:sz w:val="24"/>
            <w:szCs w:val="24"/>
            <w:lang w:val="en-US"/>
          </w:rPr>
          <w:t xml:space="preserve"> </w:t>
        </w:r>
      </w:ins>
      <w:ins w:id="214" w:author="Maurizio Sicorello" w:date="2025-04-11T13:56:00Z" w16du:dateUtc="2025-04-11T11:56:00Z">
        <w:r w:rsidR="002F623A">
          <w:rPr>
            <w:rFonts w:ascii="Times New Roman" w:eastAsia="Times New Roman" w:hAnsi="Times New Roman" w:cs="Times New Roman"/>
            <w:sz w:val="24"/>
            <w:szCs w:val="24"/>
            <w:lang w:val="en-US"/>
          </w:rPr>
          <w:t xml:space="preserve">insights from </w:t>
        </w:r>
      </w:ins>
      <w:ins w:id="215" w:author="Maurizio Sicorello" w:date="2025-04-01T19:02:00Z" w16du:dateUtc="2025-04-01T17:02:00Z">
        <w:r w:rsidR="002778D9">
          <w:rPr>
            <w:rFonts w:ascii="Times New Roman" w:eastAsia="Times New Roman" w:hAnsi="Times New Roman" w:cs="Times New Roman"/>
            <w:sz w:val="24"/>
            <w:szCs w:val="24"/>
            <w:lang w:val="en-US"/>
          </w:rPr>
          <w:t>extended analysis on</w:t>
        </w:r>
      </w:ins>
      <w:ins w:id="216" w:author="Maurizio Sicorello" w:date="2025-04-01T19:03:00Z" w16du:dateUtc="2025-04-01T17:03:00Z">
        <w:r w:rsidR="002778D9">
          <w:rPr>
            <w:rFonts w:ascii="Times New Roman" w:eastAsia="Times New Roman" w:hAnsi="Times New Roman" w:cs="Times New Roman"/>
            <w:sz w:val="24"/>
            <w:szCs w:val="24"/>
            <w:lang w:val="en-US"/>
          </w:rPr>
          <w:t xml:space="preserve"> complex factor and network models</w:t>
        </w:r>
      </w:ins>
      <w:r w:rsidRPr="00820490">
        <w:rPr>
          <w:rFonts w:ascii="Times New Roman" w:eastAsia="Times New Roman" w:hAnsi="Times New Roman" w:cs="Times New Roman"/>
          <w:sz w:val="24"/>
          <w:szCs w:val="24"/>
          <w:lang w:val="en-US"/>
        </w:rPr>
        <w:t>, which might serve future studies on the temporal dynamics of emotion regulation difficulties in the laboratory or daily life.</w:t>
      </w:r>
    </w:p>
    <w:p w14:paraId="66533B3F" w14:textId="45ADBF4E" w:rsidR="00693D87" w:rsidRDefault="004441C3" w:rsidP="004441C3">
      <w:pPr>
        <w:spacing w:line="360" w:lineRule="auto"/>
        <w:ind w:firstLine="720"/>
        <w:jc w:val="both"/>
        <w:rPr>
          <w:ins w:id="217" w:author="Maurizio Sicorello" w:date="2025-04-01T19:11:00Z" w16du:dateUtc="2025-04-01T17:11:00Z"/>
          <w:rFonts w:ascii="Times New Roman" w:eastAsia="Times New Roman" w:hAnsi="Times New Roman" w:cs="Times New Roman"/>
          <w:sz w:val="24"/>
          <w:szCs w:val="24"/>
          <w:lang w:val="en-US"/>
        </w:rPr>
      </w:pPr>
      <w:moveToRangeStart w:id="218" w:author="Maurizio Sicorello" w:date="2025-04-01T19:05:00Z" w:name="move194426746"/>
      <w:moveTo w:id="219" w:author="Maurizio Sicorello" w:date="2025-04-01T19:05:00Z" w16du:dateUtc="2025-04-01T17:05:00Z">
        <w:r w:rsidRPr="00820490">
          <w:rPr>
            <w:rFonts w:ascii="Times New Roman" w:eastAsia="Times New Roman" w:hAnsi="Times New Roman" w:cs="Times New Roman"/>
            <w:sz w:val="24"/>
            <w:szCs w:val="24"/>
            <w:lang w:val="en-US"/>
          </w:rPr>
          <w:t>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factors.</w:t>
        </w:r>
      </w:moveTo>
      <w:ins w:id="220" w:author="Maurizio Sicorello" w:date="2025-04-01T19:06:00Z" w16du:dateUtc="2025-04-01T17:06:00Z">
        <w:r w:rsidR="00632022">
          <w:rPr>
            <w:rFonts w:ascii="Times New Roman" w:eastAsia="Times New Roman" w:hAnsi="Times New Roman" w:cs="Times New Roman"/>
            <w:sz w:val="24"/>
            <w:szCs w:val="24"/>
            <w:lang w:val="en-US"/>
          </w:rPr>
          <w:t xml:space="preserve"> </w:t>
        </w:r>
      </w:ins>
      <w:ins w:id="221" w:author="Maurizio Sicorello" w:date="2025-04-01T19:09:00Z" w16du:dateUtc="2025-04-01T17:09:00Z">
        <w:r w:rsidR="00D363DB">
          <w:rPr>
            <w:rFonts w:ascii="Times New Roman" w:eastAsia="Times New Roman" w:hAnsi="Times New Roman" w:cs="Times New Roman"/>
            <w:sz w:val="24"/>
            <w:szCs w:val="24"/>
            <w:lang w:val="en-US"/>
          </w:rPr>
          <w:t>W</w:t>
        </w:r>
      </w:ins>
      <w:ins w:id="222" w:author="Maurizio Sicorello" w:date="2025-04-01T19:06:00Z" w16du:dateUtc="2025-04-01T17:06:00Z">
        <w:r w:rsidR="00632022">
          <w:rPr>
            <w:rFonts w:ascii="Times New Roman" w:eastAsia="Times New Roman" w:hAnsi="Times New Roman" w:cs="Times New Roman"/>
            <w:sz w:val="24"/>
            <w:szCs w:val="24"/>
            <w:lang w:val="en-US"/>
          </w:rPr>
          <w:t>hile a S-DERS sum score might</w:t>
        </w:r>
      </w:ins>
      <w:ins w:id="223" w:author="Maurizio Sicorello" w:date="2025-04-11T13:57:00Z" w16du:dateUtc="2025-04-11T11:57:00Z">
        <w:r w:rsidR="00D5710D">
          <w:rPr>
            <w:rFonts w:ascii="Times New Roman" w:eastAsia="Times New Roman" w:hAnsi="Times New Roman" w:cs="Times New Roman"/>
            <w:sz w:val="24"/>
            <w:szCs w:val="24"/>
            <w:lang w:val="en-US"/>
          </w:rPr>
          <w:t xml:space="preserve"> still</w:t>
        </w:r>
      </w:ins>
      <w:ins w:id="224" w:author="Maurizio Sicorello" w:date="2025-04-01T19:06:00Z" w16du:dateUtc="2025-04-01T17:06:00Z">
        <w:r w:rsidR="00632022">
          <w:rPr>
            <w:rFonts w:ascii="Times New Roman" w:eastAsia="Times New Roman" w:hAnsi="Times New Roman" w:cs="Times New Roman"/>
            <w:sz w:val="24"/>
            <w:szCs w:val="24"/>
            <w:lang w:val="en-US"/>
          </w:rPr>
          <w:t xml:space="preserve"> be stat</w:t>
        </w:r>
      </w:ins>
      <w:ins w:id="225" w:author="Maurizio Sicorello" w:date="2025-04-01T19:07:00Z" w16du:dateUtc="2025-04-01T17:07:00Z">
        <w:r w:rsidR="00632022">
          <w:rPr>
            <w:rFonts w:ascii="Times New Roman" w:eastAsia="Times New Roman" w:hAnsi="Times New Roman" w:cs="Times New Roman"/>
            <w:sz w:val="24"/>
            <w:szCs w:val="24"/>
            <w:lang w:val="en-US"/>
          </w:rPr>
          <w:t xml:space="preserve">istically useful (e.g. for prediction), </w:t>
        </w:r>
      </w:ins>
      <w:ins w:id="226" w:author="Maurizio Sicorello" w:date="2025-04-01T19:09:00Z" w16du:dateUtc="2025-04-01T17:09:00Z">
        <w:r w:rsidR="00D363DB">
          <w:rPr>
            <w:rFonts w:ascii="Times New Roman" w:eastAsia="Times New Roman" w:hAnsi="Times New Roman" w:cs="Times New Roman"/>
            <w:sz w:val="24"/>
            <w:szCs w:val="24"/>
            <w:lang w:val="en-US"/>
          </w:rPr>
          <w:t>this observation speaks</w:t>
        </w:r>
      </w:ins>
      <w:ins w:id="227" w:author="Maurizio Sicorello" w:date="2025-04-01T19:07:00Z" w16du:dateUtc="2025-04-01T17:07:00Z">
        <w:r w:rsidR="00000132">
          <w:rPr>
            <w:rFonts w:ascii="Times New Roman" w:eastAsia="Times New Roman" w:hAnsi="Times New Roman" w:cs="Times New Roman"/>
            <w:sz w:val="24"/>
            <w:szCs w:val="24"/>
            <w:lang w:val="en-US"/>
          </w:rPr>
          <w:t xml:space="preserve"> against the existence of </w:t>
        </w:r>
        <w:r w:rsidR="005D5219">
          <w:rPr>
            <w:rFonts w:ascii="Times New Roman" w:eastAsia="Times New Roman" w:hAnsi="Times New Roman" w:cs="Times New Roman"/>
            <w:sz w:val="24"/>
            <w:szCs w:val="24"/>
            <w:lang w:val="en-US"/>
          </w:rPr>
          <w:t xml:space="preserve">general </w:t>
        </w:r>
        <w:r w:rsidR="00000132">
          <w:rPr>
            <w:rFonts w:ascii="Times New Roman" w:eastAsia="Times New Roman" w:hAnsi="Times New Roman" w:cs="Times New Roman"/>
            <w:sz w:val="24"/>
            <w:szCs w:val="24"/>
            <w:lang w:val="en-US"/>
          </w:rPr>
          <w:t xml:space="preserve">state-based </w:t>
        </w:r>
        <w:r w:rsidR="005D5219">
          <w:rPr>
            <w:rFonts w:ascii="Times New Roman" w:eastAsia="Times New Roman" w:hAnsi="Times New Roman" w:cs="Times New Roman"/>
            <w:sz w:val="24"/>
            <w:szCs w:val="24"/>
            <w:lang w:val="en-US"/>
          </w:rPr>
          <w:t>emotion regulation difficultie</w:t>
        </w:r>
      </w:ins>
      <w:ins w:id="228" w:author="Maurizio Sicorello" w:date="2025-04-01T19:08:00Z" w16du:dateUtc="2025-04-01T17:08:00Z">
        <w:r w:rsidR="005D5219">
          <w:rPr>
            <w:rFonts w:ascii="Times New Roman" w:eastAsia="Times New Roman" w:hAnsi="Times New Roman" w:cs="Times New Roman"/>
            <w:sz w:val="24"/>
            <w:szCs w:val="24"/>
            <w:lang w:val="en-US"/>
          </w:rPr>
          <w:t xml:space="preserve">s as a </w:t>
        </w:r>
        <w:r w:rsidR="00896EEA">
          <w:rPr>
            <w:rFonts w:ascii="Times New Roman" w:eastAsia="Times New Roman" w:hAnsi="Times New Roman" w:cs="Times New Roman"/>
            <w:sz w:val="24"/>
            <w:szCs w:val="24"/>
            <w:lang w:val="en-US"/>
          </w:rPr>
          <w:t>coherent</w:t>
        </w:r>
        <w:r w:rsidR="005D5219">
          <w:rPr>
            <w:rFonts w:ascii="Times New Roman" w:eastAsia="Times New Roman" w:hAnsi="Times New Roman" w:cs="Times New Roman"/>
            <w:sz w:val="24"/>
            <w:szCs w:val="24"/>
            <w:lang w:val="en-US"/>
          </w:rPr>
          <w:t xml:space="preserve"> psychological construct.</w:t>
        </w:r>
      </w:ins>
      <w:moveTo w:id="229" w:author="Maurizio Sicorello" w:date="2025-04-01T19:05:00Z" w16du:dateUtc="2025-04-01T17:05:00Z">
        <w:r w:rsidRPr="00820490">
          <w:rPr>
            <w:rFonts w:ascii="Times New Roman" w:eastAsia="Times New Roman" w:hAnsi="Times New Roman" w:cs="Times New Roman"/>
            <w:sz w:val="24"/>
            <w:szCs w:val="24"/>
            <w:lang w:val="en-US"/>
          </w:rPr>
          <w:t xml:space="preserve"> </w:t>
        </w:r>
      </w:moveTo>
    </w:p>
    <w:p w14:paraId="0E4E0FC6" w14:textId="127D825E" w:rsidR="00EA4A8A" w:rsidRDefault="00693D87" w:rsidP="004441C3">
      <w:pPr>
        <w:spacing w:line="360" w:lineRule="auto"/>
        <w:ind w:firstLine="720"/>
        <w:jc w:val="both"/>
        <w:rPr>
          <w:ins w:id="230" w:author="Maurizio Sicorello" w:date="2025-04-01T19:19:00Z" w16du:dateUtc="2025-04-01T17:19:00Z"/>
          <w:rFonts w:ascii="Times New Roman" w:eastAsia="Times New Roman" w:hAnsi="Times New Roman" w:cs="Times New Roman"/>
          <w:sz w:val="24"/>
          <w:szCs w:val="24"/>
          <w:lang w:val="en-US"/>
        </w:rPr>
      </w:pPr>
      <w:ins w:id="231" w:author="Maurizio Sicorello" w:date="2025-04-01T19:11:00Z" w16du:dateUtc="2025-04-01T17:11:00Z">
        <w:r>
          <w:rPr>
            <w:rFonts w:ascii="Times New Roman" w:eastAsia="Times New Roman" w:hAnsi="Times New Roman" w:cs="Times New Roman"/>
            <w:sz w:val="24"/>
            <w:szCs w:val="24"/>
            <w:lang w:val="en-US"/>
          </w:rPr>
          <w:t xml:space="preserve">We further confirmed </w:t>
        </w:r>
      </w:ins>
      <w:ins w:id="232" w:author="Maurizio Sicorello" w:date="2025-04-01T19:13:00Z" w16du:dateUtc="2025-04-01T17:13:00Z">
        <w:r w:rsidR="00B141C2">
          <w:rPr>
            <w:rFonts w:ascii="Times New Roman" w:eastAsia="Times New Roman" w:hAnsi="Times New Roman" w:cs="Times New Roman"/>
            <w:sz w:val="24"/>
            <w:szCs w:val="24"/>
            <w:lang w:val="en-US"/>
          </w:rPr>
          <w:t xml:space="preserve">the observation from the trait DERS </w:t>
        </w:r>
      </w:ins>
      <w:ins w:id="233" w:author="Maurizio Sicorello" w:date="2025-04-01T19:11:00Z" w16du:dateUtc="2025-04-01T17:11:00Z">
        <w:r>
          <w:rPr>
            <w:rFonts w:ascii="Times New Roman" w:eastAsia="Times New Roman" w:hAnsi="Times New Roman" w:cs="Times New Roman"/>
            <w:sz w:val="24"/>
            <w:szCs w:val="24"/>
            <w:lang w:val="en-US"/>
          </w:rPr>
          <w:t xml:space="preserve">that </w:t>
        </w:r>
        <w:r w:rsidR="00B141C2">
          <w:rPr>
            <w:rFonts w:ascii="Times New Roman" w:eastAsia="Times New Roman" w:hAnsi="Times New Roman" w:cs="Times New Roman"/>
            <w:sz w:val="24"/>
            <w:szCs w:val="24"/>
            <w:lang w:val="en-US"/>
          </w:rPr>
          <w:t>comprehensive cross-loadings are necessary for sufficient model fit (</w:t>
        </w:r>
      </w:ins>
      <w:ins w:id="234" w:author="Maurizio Sicorello" w:date="2025-04-01T19:12:00Z" w16du:dateUtc="2025-04-01T17:12:00Z">
        <w:r w:rsidR="00B141C2">
          <w:rPr>
            <w:rFonts w:ascii="Times New Roman" w:eastAsia="Times New Roman" w:hAnsi="Times New Roman" w:cs="Times New Roman"/>
            <w:sz w:val="24"/>
            <w:szCs w:val="24"/>
            <w:lang w:val="en-US"/>
          </w:rPr>
          <w:t>Gutzweiler &amp; In-Albon, 2018)</w:t>
        </w:r>
      </w:ins>
      <w:ins w:id="235" w:author="Maurizio Sicorello" w:date="2025-04-01T19:13:00Z" w16du:dateUtc="2025-04-01T17:13:00Z">
        <w:r w:rsidR="00B141C2">
          <w:rPr>
            <w:rFonts w:ascii="Times New Roman" w:eastAsia="Times New Roman" w:hAnsi="Times New Roman" w:cs="Times New Roman"/>
            <w:sz w:val="24"/>
            <w:szCs w:val="24"/>
            <w:lang w:val="en-US"/>
          </w:rPr>
          <w:t xml:space="preserve">. This </w:t>
        </w:r>
      </w:ins>
      <w:ins w:id="236" w:author="Maurizio Sicorello" w:date="2025-04-01T19:14:00Z" w16du:dateUtc="2025-04-01T17:14:00Z">
        <w:r w:rsidR="001124BB">
          <w:rPr>
            <w:rFonts w:ascii="Times New Roman" w:eastAsia="Times New Roman" w:hAnsi="Times New Roman" w:cs="Times New Roman"/>
            <w:sz w:val="24"/>
            <w:szCs w:val="24"/>
            <w:lang w:val="en-US"/>
          </w:rPr>
          <w:t>indicates</w:t>
        </w:r>
      </w:ins>
      <w:ins w:id="237" w:author="Maurizio Sicorello" w:date="2025-04-01T19:13:00Z" w16du:dateUtc="2025-04-01T17:13:00Z">
        <w:r w:rsidR="00B141C2">
          <w:rPr>
            <w:rFonts w:ascii="Times New Roman" w:eastAsia="Times New Roman" w:hAnsi="Times New Roman" w:cs="Times New Roman"/>
            <w:sz w:val="24"/>
            <w:szCs w:val="24"/>
            <w:lang w:val="en-US"/>
          </w:rPr>
          <w:t xml:space="preserve"> that </w:t>
        </w:r>
        <w:r w:rsidR="00ED5D1E">
          <w:rPr>
            <w:rFonts w:ascii="Times New Roman" w:eastAsia="Times New Roman" w:hAnsi="Times New Roman" w:cs="Times New Roman"/>
            <w:sz w:val="24"/>
            <w:szCs w:val="24"/>
            <w:lang w:val="en-US"/>
          </w:rPr>
          <w:t xml:space="preserve">specific self-reported behaviors </w:t>
        </w:r>
      </w:ins>
      <w:ins w:id="238" w:author="Maurizio Sicorello" w:date="2025-04-01T19:14:00Z" w16du:dateUtc="2025-04-01T17:14:00Z">
        <w:r w:rsidR="00ED5D1E">
          <w:rPr>
            <w:rFonts w:ascii="Times New Roman" w:eastAsia="Times New Roman" w:hAnsi="Times New Roman" w:cs="Times New Roman"/>
            <w:sz w:val="24"/>
            <w:szCs w:val="24"/>
            <w:lang w:val="en-US"/>
          </w:rPr>
          <w:t>are not a simple mono-causal consequence</w:t>
        </w:r>
        <w:r w:rsidR="001124BB">
          <w:rPr>
            <w:rFonts w:ascii="Times New Roman" w:eastAsia="Times New Roman" w:hAnsi="Times New Roman" w:cs="Times New Roman"/>
            <w:sz w:val="24"/>
            <w:szCs w:val="24"/>
            <w:lang w:val="en-US"/>
          </w:rPr>
          <w:t xml:space="preserve"> of clearly delineated sub-facets of emotion regulation difficulties (e.g., Non-Acceptance), but</w:t>
        </w:r>
      </w:ins>
      <w:ins w:id="239" w:author="Maurizio Sicorello" w:date="2025-04-01T19:15:00Z" w16du:dateUtc="2025-04-01T17:15:00Z">
        <w:r w:rsidR="00477A7B">
          <w:rPr>
            <w:rFonts w:ascii="Times New Roman" w:eastAsia="Times New Roman" w:hAnsi="Times New Roman" w:cs="Times New Roman"/>
            <w:sz w:val="24"/>
            <w:szCs w:val="24"/>
            <w:lang w:val="en-US"/>
          </w:rPr>
          <w:t xml:space="preserve"> rather influenced by all sub-facets to some degree. </w:t>
        </w:r>
      </w:ins>
      <w:ins w:id="240" w:author="Maurizio Sicorello" w:date="2025-04-01T19:16:00Z" w16du:dateUtc="2025-04-01T17:16:00Z">
        <w:r w:rsidR="003F39AA">
          <w:rPr>
            <w:rFonts w:ascii="Times New Roman" w:eastAsia="Times New Roman" w:hAnsi="Times New Roman" w:cs="Times New Roman"/>
            <w:sz w:val="24"/>
            <w:szCs w:val="24"/>
            <w:lang w:val="en-US"/>
          </w:rPr>
          <w:t xml:space="preserve">Hence, there is considerable complexity in the relation between single indicators </w:t>
        </w:r>
        <w:r w:rsidR="00BB2F33">
          <w:rPr>
            <w:rFonts w:ascii="Times New Roman" w:eastAsia="Times New Roman" w:hAnsi="Times New Roman" w:cs="Times New Roman"/>
            <w:sz w:val="24"/>
            <w:szCs w:val="24"/>
            <w:lang w:val="en-US"/>
          </w:rPr>
          <w:t>of emotion regulation difficulties and latent sub-facets</w:t>
        </w:r>
      </w:ins>
      <w:ins w:id="241" w:author="Maurizio Sicorello" w:date="2025-04-01T19:17:00Z" w16du:dateUtc="2025-04-01T17:17:00Z">
        <w:r w:rsidR="00E7705A">
          <w:rPr>
            <w:rFonts w:ascii="Times New Roman" w:eastAsia="Times New Roman" w:hAnsi="Times New Roman" w:cs="Times New Roman"/>
            <w:sz w:val="24"/>
            <w:szCs w:val="24"/>
            <w:lang w:val="en-US"/>
          </w:rPr>
          <w:t>. An ESEM model is only one of many possible highly complex model</w:t>
        </w:r>
      </w:ins>
      <w:ins w:id="242" w:author="Maurizio Sicorello" w:date="2025-04-01T19:29:00Z" w16du:dateUtc="2025-04-01T17:29:00Z">
        <w:r w:rsidR="002564C4">
          <w:rPr>
            <w:rFonts w:ascii="Times New Roman" w:eastAsia="Times New Roman" w:hAnsi="Times New Roman" w:cs="Times New Roman"/>
            <w:sz w:val="24"/>
            <w:szCs w:val="24"/>
            <w:lang w:val="en-US"/>
          </w:rPr>
          <w:t>s</w:t>
        </w:r>
        <w:r w:rsidR="00233D44">
          <w:rPr>
            <w:rFonts w:ascii="Times New Roman" w:eastAsia="Times New Roman" w:hAnsi="Times New Roman" w:cs="Times New Roman"/>
            <w:sz w:val="24"/>
            <w:szCs w:val="24"/>
            <w:lang w:val="en-US"/>
          </w:rPr>
          <w:t>,</w:t>
        </w:r>
      </w:ins>
      <w:ins w:id="243" w:author="Maurizio Sicorello" w:date="2025-04-01T19:17:00Z" w16du:dateUtc="2025-04-01T17:17:00Z">
        <w:r w:rsidR="00E7705A">
          <w:rPr>
            <w:rFonts w:ascii="Times New Roman" w:eastAsia="Times New Roman" w:hAnsi="Times New Roman" w:cs="Times New Roman"/>
            <w:sz w:val="24"/>
            <w:szCs w:val="24"/>
            <w:lang w:val="en-US"/>
          </w:rPr>
          <w:t xml:space="preserve"> which might </w:t>
        </w:r>
        <w:r w:rsidR="007615E6">
          <w:rPr>
            <w:rFonts w:ascii="Times New Roman" w:eastAsia="Times New Roman" w:hAnsi="Times New Roman" w:cs="Times New Roman"/>
            <w:sz w:val="24"/>
            <w:szCs w:val="24"/>
            <w:lang w:val="en-US"/>
          </w:rPr>
          <w:t>capture the actual complexities in these relations.</w:t>
        </w:r>
      </w:ins>
      <w:ins w:id="244" w:author="Maurizio Sicorello" w:date="2025-04-01T19:15:00Z" w16du:dateUtc="2025-04-01T17:15:00Z">
        <w:r w:rsidR="00477A7B">
          <w:rPr>
            <w:rFonts w:ascii="Times New Roman" w:eastAsia="Times New Roman" w:hAnsi="Times New Roman" w:cs="Times New Roman"/>
            <w:sz w:val="24"/>
            <w:szCs w:val="24"/>
            <w:lang w:val="en-US"/>
          </w:rPr>
          <w:t xml:space="preserve"> </w:t>
        </w:r>
      </w:ins>
    </w:p>
    <w:p w14:paraId="56484A8C" w14:textId="7A684C8F" w:rsidR="004441C3" w:rsidRPr="00820490" w:rsidRDefault="004441C3" w:rsidP="004441C3">
      <w:pPr>
        <w:spacing w:line="360" w:lineRule="auto"/>
        <w:ind w:firstLine="720"/>
        <w:jc w:val="both"/>
        <w:rPr>
          <w:moveTo w:id="245" w:author="Maurizio Sicorello" w:date="2025-04-01T19:05:00Z" w16du:dateUtc="2025-04-01T17:05:00Z"/>
          <w:rFonts w:ascii="Times New Roman" w:eastAsia="Times New Roman" w:hAnsi="Times New Roman" w:cs="Times New Roman"/>
          <w:sz w:val="24"/>
          <w:szCs w:val="24"/>
          <w:lang w:val="en-US"/>
        </w:rPr>
      </w:pPr>
      <w:moveTo w:id="246" w:author="Maurizio Sicorello" w:date="2025-04-01T19:05:00Z" w16du:dateUtc="2025-04-01T17:05:00Z">
        <w:r w:rsidRPr="00820490">
          <w:rPr>
            <w:rFonts w:ascii="Times New Roman" w:eastAsia="Times New Roman" w:hAnsi="Times New Roman" w:cs="Times New Roman"/>
            <w:sz w:val="24"/>
            <w:szCs w:val="24"/>
            <w:lang w:val="en-US"/>
          </w:rPr>
          <w:t xml:space="preserve">Network models are an alternative to such common-cause factor models, which are difficult to compare on the basis of fit measures </w:t>
        </w:r>
        <w:r>
          <w:fldChar w:fldCharType="begin"/>
        </w:r>
        <w:r w:rsidRPr="00F95DA5">
          <w:rPr>
            <w:lang w:val="en-US"/>
          </w:rPr>
          <w:instrText>HYPERLINK "https://www.zotero.org/google-docs/?WxHzYm" \h</w:instrText>
        </w:r>
      </w:moveTo>
      <w:ins w:id="247" w:author="Maurizio Sicorello" w:date="2025-04-01T19:05:00Z" w16du:dateUtc="2025-04-01T17:05:00Z"/>
      <w:moveTo w:id="248" w:author="Maurizio Sicorello" w:date="2025-04-01T19:05:00Z" w16du:dateUtc="2025-04-01T17:05:00Z">
        <w:r>
          <w:fldChar w:fldCharType="separate"/>
        </w:r>
        <w:r w:rsidRPr="00820490">
          <w:rPr>
            <w:rFonts w:ascii="Times New Roman" w:eastAsia="Times New Roman" w:hAnsi="Times New Roman" w:cs="Times New Roman"/>
            <w:sz w:val="24"/>
            <w:szCs w:val="24"/>
            <w:lang w:val="en-US"/>
          </w:rPr>
          <w:t>(Fried, 2020)</w:t>
        </w:r>
        <w:r>
          <w:fldChar w:fldCharType="end"/>
        </w:r>
        <w:r w:rsidRPr="00820490">
          <w:rPr>
            <w:rFonts w:ascii="Times New Roman" w:eastAsia="Times New Roman" w:hAnsi="Times New Roman" w:cs="Times New Roman"/>
            <w:sz w:val="24"/>
            <w:szCs w:val="24"/>
            <w:lang w:val="en-US"/>
          </w:rPr>
          <w:t>.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make someone expect increasingly depressed mood (item 15), which makes one feel overwhelmed (item 21) and believing one will continue to feel this way for a long time (item 10).</w:t>
        </w:r>
      </w:moveTo>
      <w:ins w:id="249" w:author="Maurizio Sicorello" w:date="2025-04-01T19:18:00Z" w16du:dateUtc="2025-04-01T17:18:00Z">
        <w:r w:rsidR="00A91E97">
          <w:rPr>
            <w:rFonts w:ascii="Times New Roman" w:eastAsia="Times New Roman" w:hAnsi="Times New Roman" w:cs="Times New Roman"/>
            <w:sz w:val="24"/>
            <w:szCs w:val="24"/>
            <w:lang w:val="en-US"/>
          </w:rPr>
          <w:t xml:space="preserve"> Therefore, zooming in on the potential </w:t>
        </w:r>
        <w:r w:rsidR="00A91E97">
          <w:rPr>
            <w:rFonts w:ascii="Times New Roman" w:eastAsia="Times New Roman" w:hAnsi="Times New Roman" w:cs="Times New Roman"/>
            <w:sz w:val="24"/>
            <w:szCs w:val="24"/>
            <w:lang w:val="en-US"/>
          </w:rPr>
          <w:lastRenderedPageBreak/>
          <w:t>causal relations between individual difficulties might be an important target for future clinical research.</w:t>
        </w:r>
      </w:ins>
    </w:p>
    <w:moveToRangeEnd w:id="218"/>
    <w:p w14:paraId="664A0C59" w14:textId="6B029F3C" w:rsidR="00D02FD5" w:rsidRDefault="005F5AD8">
      <w:pPr>
        <w:spacing w:line="360" w:lineRule="auto"/>
        <w:jc w:val="both"/>
        <w:rPr>
          <w:ins w:id="250" w:author="Maurizio Sicorello" w:date="2025-04-01T19:03:00Z" w16du:dateUtc="2025-04-01T17:03:00Z"/>
          <w:rFonts w:ascii="Times New Roman" w:eastAsia="Times New Roman" w:hAnsi="Times New Roman" w:cs="Times New Roman"/>
          <w:sz w:val="24"/>
          <w:szCs w:val="24"/>
          <w:lang w:val="en-US"/>
        </w:rPr>
      </w:pPr>
      <w:del w:id="251" w:author="Maurizio Sicorello" w:date="2025-04-01T19:05:00Z" w16du:dateUtc="2025-04-01T17:05:00Z">
        <w:r w:rsidRPr="00820490" w:rsidDel="004441C3">
          <w:rPr>
            <w:rFonts w:ascii="Times New Roman" w:eastAsia="Times New Roman" w:hAnsi="Times New Roman" w:cs="Times New Roman"/>
            <w:sz w:val="24"/>
            <w:szCs w:val="24"/>
            <w:lang w:val="en-US"/>
          </w:rPr>
          <w:delText xml:space="preserve"> </w:delText>
        </w:r>
      </w:del>
    </w:p>
    <w:p w14:paraId="00C856DB" w14:textId="00319005" w:rsidR="00AA525C" w:rsidRPr="00820490" w:rsidDel="00E73D42" w:rsidRDefault="005F5AD8">
      <w:pPr>
        <w:spacing w:line="360" w:lineRule="auto"/>
        <w:ind w:firstLine="720"/>
        <w:jc w:val="both"/>
        <w:rPr>
          <w:del w:id="252" w:author="Maurizio Sicorello" w:date="2025-04-01T19:04:00Z" w16du:dateUtc="2025-04-01T17:04:00Z"/>
          <w:rFonts w:ascii="Times New Roman" w:eastAsia="Times New Roman" w:hAnsi="Times New Roman" w:cs="Times New Roman"/>
          <w:sz w:val="24"/>
          <w:szCs w:val="24"/>
          <w:lang w:val="en-US"/>
        </w:rPr>
        <w:pPrChange w:id="253" w:author="Maurizio Sicorello" w:date="2025-04-01T19:04:00Z" w16du:dateUtc="2025-04-01T17:04:00Z">
          <w:pPr>
            <w:spacing w:line="360" w:lineRule="auto"/>
            <w:jc w:val="both"/>
          </w:pPr>
        </w:pPrChange>
      </w:pPr>
      <w:del w:id="254" w:author="Maurizio Sicorello" w:date="2025-04-01T19:19:00Z" w16du:dateUtc="2025-04-01T17:19:00Z">
        <w:r w:rsidRPr="00820490" w:rsidDel="00A91E97">
          <w:rPr>
            <w:rFonts w:ascii="Times New Roman" w:eastAsia="Times New Roman" w:hAnsi="Times New Roman" w:cs="Times New Roman"/>
            <w:sz w:val="24"/>
            <w:szCs w:val="24"/>
            <w:lang w:val="en-US"/>
          </w:rPr>
          <w:delText>We found that our version largely conforms to the standards of the original validation study based on factor structure, reliability, and associations with related constructs.</w:delText>
        </w:r>
      </w:del>
      <w:del w:id="255" w:author="Maurizio Sicorello" w:date="2025-04-01T19:04:00Z" w16du:dateUtc="2025-04-01T17:04:00Z">
        <w:r w:rsidRPr="00820490" w:rsidDel="00E73D42">
          <w:rPr>
            <w:rFonts w:ascii="Times New Roman" w:eastAsia="Times New Roman" w:hAnsi="Times New Roman" w:cs="Times New Roman"/>
            <w:sz w:val="24"/>
            <w:szCs w:val="24"/>
            <w:lang w:val="en-US"/>
          </w:rPr>
          <w:delText xml:space="preserve"> </w:delText>
        </w:r>
      </w:del>
    </w:p>
    <w:p w14:paraId="00C856DC" w14:textId="73135729" w:rsidR="00AA525C" w:rsidRPr="00820490" w:rsidDel="00A91E97" w:rsidRDefault="005F5AD8">
      <w:pPr>
        <w:spacing w:line="360" w:lineRule="auto"/>
        <w:jc w:val="both"/>
        <w:rPr>
          <w:del w:id="256" w:author="Maurizio Sicorello" w:date="2025-04-01T19:19:00Z" w16du:dateUtc="2025-04-01T17:19:00Z"/>
          <w:rFonts w:ascii="Times New Roman" w:eastAsia="Times New Roman" w:hAnsi="Times New Roman" w:cs="Times New Roman"/>
          <w:sz w:val="24"/>
          <w:szCs w:val="24"/>
          <w:lang w:val="en-US"/>
        </w:rPr>
        <w:pPrChange w:id="257" w:author="Maurizio Sicorello" w:date="2025-04-01T19:04:00Z" w16du:dateUtc="2025-04-01T17:04:00Z">
          <w:pPr>
            <w:spacing w:line="360" w:lineRule="auto"/>
            <w:ind w:firstLine="720"/>
            <w:jc w:val="both"/>
          </w:pPr>
        </w:pPrChange>
      </w:pPr>
      <w:del w:id="258" w:author="Maurizio Sicorello" w:date="2025-04-01T19:19:00Z" w16du:dateUtc="2025-04-01T17:19:00Z">
        <w:r w:rsidRPr="00820490" w:rsidDel="00A91E97">
          <w:rPr>
            <w:rFonts w:ascii="Times New Roman" w:eastAsia="Times New Roman" w:hAnsi="Times New Roman" w:cs="Times New Roman"/>
            <w:sz w:val="24"/>
            <w:szCs w:val="24"/>
            <w:lang w:val="en-US"/>
          </w:rPr>
          <w:delText>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delText>
        </w:r>
      </w:del>
    </w:p>
    <w:p w14:paraId="00C856DD" w14:textId="2C355C83" w:rsidR="00AA525C" w:rsidRPr="00820490" w:rsidDel="00EA4A8A" w:rsidRDefault="005F5AD8">
      <w:pPr>
        <w:spacing w:line="360" w:lineRule="auto"/>
        <w:ind w:firstLine="720"/>
        <w:jc w:val="both"/>
        <w:rPr>
          <w:moveFrom w:id="259" w:author="Maurizio Sicorello" w:date="2025-04-01T19:20:00Z" w16du:dateUtc="2025-04-01T17:20:00Z"/>
          <w:rFonts w:ascii="Times New Roman" w:eastAsia="Times New Roman" w:hAnsi="Times New Roman" w:cs="Times New Roman"/>
          <w:sz w:val="24"/>
          <w:szCs w:val="24"/>
          <w:lang w:val="en-US"/>
        </w:rPr>
      </w:pPr>
      <w:moveFromRangeStart w:id="260" w:author="Maurizio Sicorello" w:date="2025-04-01T19:20:00Z" w:name="move194427674"/>
      <w:moveFrom w:id="261" w:author="Maurizio Sicorello" w:date="2025-04-01T19:20:00Z" w16du:dateUtc="2025-04-01T17:20:00Z">
        <w:r w:rsidRPr="00820490" w:rsidDel="00EA4A8A">
          <w:rPr>
            <w:rFonts w:ascii="Times New Roman" w:eastAsia="Times New Roman" w:hAnsi="Times New Roman" w:cs="Times New Roman"/>
            <w:sz w:val="24"/>
            <w:szCs w:val="24"/>
            <w:lang w:val="en-US"/>
          </w:rPr>
          <w:t>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moveFrom>
    </w:p>
    <w:p w14:paraId="00C856DE" w14:textId="58B9E325" w:rsidR="00AA525C" w:rsidRPr="00820490" w:rsidDel="00EA4A8A" w:rsidRDefault="005F5AD8" w:rsidP="00EA4A8A">
      <w:pPr>
        <w:spacing w:line="360" w:lineRule="auto"/>
        <w:ind w:firstLine="720"/>
        <w:jc w:val="both"/>
        <w:rPr>
          <w:moveFrom w:id="262" w:author="Maurizio Sicorello" w:date="2025-04-01T19:20:00Z" w16du:dateUtc="2025-04-01T17:20:00Z"/>
          <w:rFonts w:ascii="Times New Roman" w:eastAsia="Times New Roman" w:hAnsi="Times New Roman" w:cs="Times New Roman"/>
          <w:sz w:val="24"/>
          <w:szCs w:val="24"/>
          <w:lang w:val="en-US"/>
        </w:rPr>
      </w:pPr>
      <w:moveFrom w:id="263" w:author="Maurizio Sicorello" w:date="2025-04-01T19:20:00Z" w16du:dateUtc="2025-04-01T17:20:00Z">
        <w:r w:rsidRPr="00820490" w:rsidDel="00EA4A8A">
          <w:rPr>
            <w:rFonts w:ascii="Times New Roman" w:eastAsia="Times New Roman" w:hAnsi="Times New Roman" w:cs="Times New Roman"/>
            <w:sz w:val="24"/>
            <w:szCs w:val="24"/>
            <w:lang w:val="en-US"/>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r w:rsidDel="00EA4A8A">
          <w:fldChar w:fldCharType="begin"/>
        </w:r>
        <w:r w:rsidRPr="00A142D1" w:rsidDel="00EA4A8A">
          <w:rPr>
            <w:lang w:val="en-US"/>
            <w:rPrChange w:id="264" w:author="Maurizio Sicorello" w:date="2025-04-01T17:24:00Z" w16du:dateUtc="2025-04-01T15:24:00Z">
              <w:rPr/>
            </w:rPrChange>
          </w:rPr>
          <w:instrText>HYPERLINK "https://www.zotero.org/google-docs/?5KUqGY" \h</w:instrText>
        </w:r>
      </w:moveFrom>
      <w:del w:id="265" w:author="Maurizio Sicorello" w:date="2025-04-01T19:20:00Z" w16du:dateUtc="2025-04-01T17:20:00Z"/>
      <w:moveFrom w:id="266" w:author="Maurizio Sicorello" w:date="2025-04-01T19:20:00Z" w16du:dateUtc="2025-04-01T17:20:00Z">
        <w:r w:rsidDel="00EA4A8A">
          <w:fldChar w:fldCharType="separate"/>
        </w:r>
        <w:r w:rsidRPr="00820490" w:rsidDel="00EA4A8A">
          <w:rPr>
            <w:rFonts w:ascii="Times New Roman" w:eastAsia="Times New Roman" w:hAnsi="Times New Roman" w:cs="Times New Roman"/>
            <w:sz w:val="24"/>
            <w:szCs w:val="24"/>
            <w:lang w:val="en-US"/>
          </w:rPr>
          <w:t>(Bardeen et al., 2016)</w:t>
        </w:r>
        <w:r w:rsidDel="00EA4A8A">
          <w:fldChar w:fldCharType="end"/>
        </w:r>
        <w:r w:rsidRPr="00820490" w:rsidDel="00EA4A8A">
          <w:rPr>
            <w:rFonts w:ascii="Times New Roman" w:eastAsia="Times New Roman" w:hAnsi="Times New Roman" w:cs="Times New Roman"/>
            <w:sz w:val="24"/>
            <w:szCs w:val="24"/>
            <w:lang w:val="en-US"/>
          </w:rPr>
          <w:t xml:space="preserve">. This highlights general questions on the causal structure of the (S-)DERS. </w:t>
        </w:r>
      </w:moveFrom>
    </w:p>
    <w:p w14:paraId="00C856DF" w14:textId="39A1AA97" w:rsidR="00AA525C" w:rsidRPr="00820490" w:rsidDel="004441C3" w:rsidRDefault="005F5AD8">
      <w:pPr>
        <w:spacing w:line="360" w:lineRule="auto"/>
        <w:ind w:firstLine="720"/>
        <w:jc w:val="both"/>
        <w:rPr>
          <w:moveFrom w:id="267" w:author="Maurizio Sicorello" w:date="2025-04-01T19:05:00Z" w16du:dateUtc="2025-04-01T17:05:00Z"/>
          <w:rFonts w:ascii="Times New Roman" w:eastAsia="Times New Roman" w:hAnsi="Times New Roman" w:cs="Times New Roman"/>
          <w:sz w:val="24"/>
          <w:szCs w:val="24"/>
          <w:lang w:val="en-US"/>
        </w:rPr>
      </w:pPr>
      <w:moveFromRangeStart w:id="268" w:author="Maurizio Sicorello" w:date="2025-04-01T19:05:00Z" w:name="move194426746"/>
      <w:moveFromRangeEnd w:id="260"/>
      <w:moveFrom w:id="269" w:author="Maurizio Sicorello" w:date="2025-04-01T19:05:00Z" w16du:dateUtc="2025-04-01T17:05:00Z">
        <w:r w:rsidRPr="00820490" w:rsidDel="004441C3">
          <w:rPr>
            <w:rFonts w:ascii="Times New Roman" w:eastAsia="Times New Roman" w:hAnsi="Times New Roman" w:cs="Times New Roman"/>
            <w:sz w:val="24"/>
            <w:szCs w:val="24"/>
            <w:lang w:val="en-US"/>
          </w:rPr>
          <w:t xml:space="preserve">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w:t>
        </w:r>
        <w:r w:rsidRPr="00820490" w:rsidDel="004441C3">
          <w:rPr>
            <w:rFonts w:ascii="Times New Roman" w:eastAsia="Times New Roman" w:hAnsi="Times New Roman" w:cs="Times New Roman"/>
            <w:sz w:val="24"/>
            <w:szCs w:val="24"/>
            <w:lang w:val="en-US"/>
          </w:rPr>
          <w:lastRenderedPageBreak/>
          <w:t xml:space="preserve">factors. Network models are an alternative to such common-cause factor models, which are difficult to compare on the basis of fit measures </w:t>
        </w:r>
        <w:r w:rsidDel="004441C3">
          <w:fldChar w:fldCharType="begin"/>
        </w:r>
        <w:r w:rsidRPr="00F95DA5" w:rsidDel="004441C3">
          <w:rPr>
            <w:lang w:val="en-US"/>
          </w:rPr>
          <w:instrText>HYPERLINK "https://www.zotero.org/google-docs/?WxHzYm" \h</w:instrText>
        </w:r>
      </w:moveFrom>
      <w:del w:id="270" w:author="Maurizio Sicorello" w:date="2025-04-01T19:05:00Z" w16du:dateUtc="2025-04-01T17:05:00Z"/>
      <w:moveFrom w:id="271" w:author="Maurizio Sicorello" w:date="2025-04-01T19:05:00Z" w16du:dateUtc="2025-04-01T17:05:00Z">
        <w:r w:rsidDel="004441C3">
          <w:fldChar w:fldCharType="separate"/>
        </w:r>
        <w:r w:rsidRPr="00820490" w:rsidDel="004441C3">
          <w:rPr>
            <w:rFonts w:ascii="Times New Roman" w:eastAsia="Times New Roman" w:hAnsi="Times New Roman" w:cs="Times New Roman"/>
            <w:sz w:val="24"/>
            <w:szCs w:val="24"/>
            <w:lang w:val="en-US"/>
          </w:rPr>
          <w:t>(Fried, 2020)</w:t>
        </w:r>
        <w:r w:rsidDel="004441C3">
          <w:fldChar w:fldCharType="end"/>
        </w:r>
        <w:r w:rsidRPr="00820490" w:rsidDel="004441C3">
          <w:rPr>
            <w:rFonts w:ascii="Times New Roman" w:eastAsia="Times New Roman" w:hAnsi="Times New Roman" w:cs="Times New Roman"/>
            <w:sz w:val="24"/>
            <w:szCs w:val="24"/>
            <w:lang w:val="en-US"/>
          </w:rPr>
          <w:t xml:space="preserve">. They represent a (mostly) hypothesis-generating tool to consider potentially causal links between single items. 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 Similarly, we found that item 5 might serve as a connector between the Modulate and the Non-Acceptance scale. A hypothesis-generating causal interpretation would be, for example, that feeling very bad about oneself (item 5) may </w:t>
        </w:r>
        <w:r w:rsidR="00204D96" w:rsidRPr="00820490" w:rsidDel="004441C3">
          <w:rPr>
            <w:rFonts w:ascii="Times New Roman" w:eastAsia="Times New Roman" w:hAnsi="Times New Roman" w:cs="Times New Roman"/>
            <w:sz w:val="24"/>
            <w:szCs w:val="24"/>
            <w:lang w:val="en-US"/>
          </w:rPr>
          <w:t>make</w:t>
        </w:r>
        <w:r w:rsidRPr="00820490" w:rsidDel="004441C3">
          <w:rPr>
            <w:rFonts w:ascii="Times New Roman" w:eastAsia="Times New Roman" w:hAnsi="Times New Roman" w:cs="Times New Roman"/>
            <w:sz w:val="24"/>
            <w:szCs w:val="24"/>
            <w:lang w:val="en-US"/>
          </w:rPr>
          <w:t xml:space="preserve"> someone expect increasingly depressed mood (item 15), which makes one feel overwhelmed (item 21) and believing one will continue to feel this way for a long time (item 10).</w:t>
        </w:r>
      </w:moveFrom>
    </w:p>
    <w:moveFromRangeEnd w:id="268"/>
    <w:p w14:paraId="00C856E0" w14:textId="26279476" w:rsidR="00AA525C" w:rsidRPr="00820490" w:rsidRDefault="005F5AD8">
      <w:pP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There are several limitations in our study.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RPr="00820490">
        <w:rPr>
          <w:rFonts w:ascii="Times New Roman" w:eastAsia="Times New Roman" w:hAnsi="Times New Roman" w:cs="Times New Roman"/>
          <w:i/>
          <w:sz w:val="24"/>
          <w:szCs w:val="24"/>
          <w:lang w:val="en-US"/>
        </w:rPr>
        <w:t>before</w:t>
      </w:r>
      <w:r w:rsidRPr="00820490">
        <w:rPr>
          <w:rFonts w:ascii="Times New Roman" w:eastAsia="Times New Roman" w:hAnsi="Times New Roman" w:cs="Times New Roman"/>
          <w:sz w:val="24"/>
          <w:szCs w:val="24"/>
          <w:lang w:val="en-US"/>
        </w:rPr>
        <w:t xml:space="preserve"> but not after the mood induction and the S-DERS, despite the latter being administered </w:t>
      </w:r>
      <w:r w:rsidRPr="00820490">
        <w:rPr>
          <w:rFonts w:ascii="Times New Roman" w:eastAsia="Times New Roman" w:hAnsi="Times New Roman" w:cs="Times New Roman"/>
          <w:i/>
          <w:sz w:val="24"/>
          <w:szCs w:val="24"/>
          <w:lang w:val="en-US"/>
        </w:rPr>
        <w:t>after</w:t>
      </w:r>
      <w:r w:rsidRPr="00820490">
        <w:rPr>
          <w:rFonts w:ascii="Times New Roman" w:eastAsia="Times New Roman" w:hAnsi="Times New Roman" w:cs="Times New Roman"/>
          <w:sz w:val="24"/>
          <w:szCs w:val="24"/>
          <w:lang w:val="en-US"/>
        </w:rPr>
        <w:t xml:space="preserve"> the mood induction. One potential explanation might be that despite the mood induction being successful, its only small-to-moderate effect size was not sufficient to observe an association with reactivity, as participants might fastly </w:t>
      </w:r>
      <w:r w:rsidR="00803D4D" w:rsidRPr="00820490">
        <w:rPr>
          <w:rFonts w:ascii="Times New Roman" w:eastAsia="Times New Roman" w:hAnsi="Times New Roman" w:cs="Times New Roman"/>
          <w:sz w:val="24"/>
          <w:szCs w:val="24"/>
          <w:lang w:val="en-US"/>
        </w:rPr>
        <w:t>revert</w:t>
      </w:r>
      <w:r w:rsidRPr="00820490">
        <w:rPr>
          <w:rFonts w:ascii="Times New Roman" w:eastAsia="Times New Roman" w:hAnsi="Times New Roman" w:cs="Times New Roman"/>
          <w:sz w:val="24"/>
          <w:szCs w:val="24"/>
          <w:lang w:val="en-US"/>
        </w:rPr>
        <w:t xml:space="preserve"> to their affective set point before the mood induction. Put simply, our mood induction might have been insufficiently strong to overwrite the emotion regulation difficulties participants experienced before the mood induction. </w:t>
      </w:r>
    </w:p>
    <w:p w14:paraId="65C1CF7C" w14:textId="77777777" w:rsidR="003E0E38" w:rsidRDefault="005F5AD8">
      <w:pPr>
        <w:pBdr>
          <w:top w:val="nil"/>
          <w:left w:val="nil"/>
          <w:bottom w:val="nil"/>
          <w:right w:val="nil"/>
          <w:between w:val="nil"/>
        </w:pBdr>
        <w:spacing w:line="360" w:lineRule="auto"/>
        <w:ind w:firstLine="720"/>
        <w:jc w:val="both"/>
        <w:rPr>
          <w:ins w:id="272" w:author="Maurizio Sicorello" w:date="2025-04-01T19:20:00Z" w16du:dateUtc="2025-04-01T17:20:00Z"/>
          <w:rFonts w:ascii="Times New Roman" w:eastAsia="Times New Roman" w:hAnsi="Times New Roman" w:cs="Times New Roman"/>
          <w:sz w:val="24"/>
          <w:szCs w:val="24"/>
          <w:lang w:val="en-US"/>
        </w:rPr>
      </w:pPr>
      <w:del w:id="273" w:author="Maurizio Sicorello" w:date="2025-04-01T19:20:00Z" w16du:dateUtc="2025-04-01T17:20:00Z">
        <w:r w:rsidRPr="00820490" w:rsidDel="003E0E38">
          <w:rPr>
            <w:rFonts w:ascii="Times New Roman" w:eastAsia="Times New Roman" w:hAnsi="Times New Roman" w:cs="Times New Roman"/>
            <w:sz w:val="24"/>
            <w:szCs w:val="24"/>
            <w:lang w:val="en-US"/>
          </w:rPr>
          <w:delText>Lastly</w:delText>
        </w:r>
      </w:del>
      <w:ins w:id="274" w:author="Maurizio Sicorello" w:date="2025-04-01T19:20:00Z" w16du:dateUtc="2025-04-01T17:20:00Z">
        <w:r w:rsidR="003E0E38">
          <w:rPr>
            <w:rFonts w:ascii="Times New Roman" w:eastAsia="Times New Roman" w:hAnsi="Times New Roman" w:cs="Times New Roman"/>
            <w:sz w:val="24"/>
            <w:szCs w:val="24"/>
            <w:lang w:val="en-US"/>
          </w:rPr>
          <w:t>Thirdly</w:t>
        </w:r>
      </w:ins>
      <w:r w:rsidRPr="00820490">
        <w:rPr>
          <w:rFonts w:ascii="Times New Roman" w:eastAsia="Times New Roman" w:hAnsi="Times New Roman" w:cs="Times New Roman"/>
          <w:sz w:val="24"/>
          <w:szCs w:val="24"/>
          <w:lang w:val="en-US"/>
        </w:rPr>
        <w:t xml:space="preserve">,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r>
        <w:fldChar w:fldCharType="begin"/>
      </w:r>
      <w:r w:rsidRPr="00A142D1">
        <w:rPr>
          <w:lang w:val="en-US"/>
          <w:rPrChange w:id="275" w:author="Maurizio Sicorello" w:date="2025-04-01T17:24:00Z" w16du:dateUtc="2025-04-01T15:24:00Z">
            <w:rPr/>
          </w:rPrChange>
        </w:rPr>
        <w:instrText>HYPERLINK "https://www.zotero.org/google-docs/?iqaAlO" \h</w:instrText>
      </w:r>
      <w:r>
        <w:fldChar w:fldCharType="separate"/>
      </w:r>
      <w:r w:rsidRPr="00820490">
        <w:rPr>
          <w:rFonts w:ascii="Times New Roman" w:eastAsia="Times New Roman" w:hAnsi="Times New Roman" w:cs="Times New Roman"/>
          <w:sz w:val="24"/>
          <w:szCs w:val="24"/>
          <w:lang w:val="en-US"/>
        </w:rPr>
        <w:t>(Haslbeck &amp; van Bork, 2024; Hu &amp; Bentler, 1999; Montoya &amp; Edwards, 2021)</w:t>
      </w:r>
      <w:r>
        <w:fldChar w:fldCharType="end"/>
      </w:r>
      <w:r w:rsidRPr="00820490">
        <w:rPr>
          <w:rFonts w:ascii="Times New Roman" w:eastAsia="Times New Roman" w:hAnsi="Times New Roman" w:cs="Times New Roman"/>
          <w:sz w:val="24"/>
          <w:szCs w:val="24"/>
          <w:lang w:val="en-US"/>
        </w:rPr>
        <w:t xml:space="preserve">. For our sample size, more recent studies have shown that flexible cutoffs on the SRMR based on simulations have the best performance for model diagnostics </w:t>
      </w:r>
      <w:r>
        <w:lastRenderedPageBreak/>
        <w:fldChar w:fldCharType="begin"/>
      </w:r>
      <w:r w:rsidRPr="00A142D1">
        <w:rPr>
          <w:lang w:val="en-US"/>
          <w:rPrChange w:id="276" w:author="Maurizio Sicorello" w:date="2025-04-01T17:24:00Z" w16du:dateUtc="2025-04-01T15:24:00Z">
            <w:rPr/>
          </w:rPrChange>
        </w:rPr>
        <w:instrText>HYPERLINK "https://www.zotero.org/google-docs/?63Ey4s" \h</w:instrText>
      </w:r>
      <w:r>
        <w:fldChar w:fldCharType="separate"/>
      </w:r>
      <w:r w:rsidRPr="00820490">
        <w:rPr>
          <w:rFonts w:ascii="Times New Roman" w:eastAsia="Times New Roman" w:hAnsi="Times New Roman" w:cs="Times New Roman"/>
          <w:sz w:val="24"/>
          <w:szCs w:val="24"/>
          <w:lang w:val="en-US"/>
        </w:rPr>
        <w:t>(Mai et al., 2021</w:t>
      </w:r>
      <w:r>
        <w:fldChar w:fldCharType="end"/>
      </w:r>
      <w:r w:rsidRPr="00820490">
        <w:rPr>
          <w:rFonts w:ascii="Times New Roman" w:hAnsi="Times New Roman" w:cs="Times New Roman"/>
          <w:sz w:val="24"/>
          <w:szCs w:val="24"/>
          <w:lang w:val="en-US"/>
        </w:rPr>
        <w:t xml:space="preserve">, </w:t>
      </w:r>
      <w:r>
        <w:fldChar w:fldCharType="begin"/>
      </w:r>
      <w:r w:rsidRPr="00A142D1">
        <w:rPr>
          <w:lang w:val="en-US"/>
          <w:rPrChange w:id="277" w:author="Maurizio Sicorello" w:date="2025-04-01T17:24:00Z" w16du:dateUtc="2025-04-01T15:24:00Z">
            <w:rPr/>
          </w:rPrChange>
        </w:rPr>
        <w:instrText>HYPERLINK "https://www.zotero.org/google-docs/?ir3XTF" \h</w:instrText>
      </w:r>
      <w:r>
        <w:fldChar w:fldCharType="separate"/>
      </w:r>
      <w:r w:rsidRPr="00820490">
        <w:rPr>
          <w:rFonts w:ascii="Times New Roman" w:eastAsia="Times New Roman" w:hAnsi="Times New Roman" w:cs="Times New Roman"/>
          <w:sz w:val="24"/>
          <w:szCs w:val="24"/>
          <w:lang w:val="en-US"/>
        </w:rPr>
        <w:t>Groskurth et al., 2024; McNeish &amp; Wolf, 2023; Niemand &amp; Mai, 2018)</w:t>
      </w:r>
      <w:r>
        <w:fldChar w:fldCharType="end"/>
      </w:r>
      <w:r w:rsidRPr="00820490">
        <w:rPr>
          <w:rFonts w:ascii="Times New Roman" w:eastAsia="Times New Roman" w:hAnsi="Times New Roman" w:cs="Times New Roman"/>
          <w:sz w:val="24"/>
          <w:szCs w:val="24"/>
          <w:lang w:val="en-US"/>
        </w:rPr>
        <w:t xml:space="preserve">. When performing such analyses with the FCO package </w:t>
      </w:r>
      <w:r>
        <w:fldChar w:fldCharType="begin"/>
      </w:r>
      <w:r w:rsidRPr="00A142D1">
        <w:rPr>
          <w:lang w:val="en-US"/>
          <w:rPrChange w:id="278" w:author="Maurizio Sicorello" w:date="2025-04-01T17:24:00Z" w16du:dateUtc="2025-04-01T15:24:00Z">
            <w:rPr/>
          </w:rPrChange>
        </w:rPr>
        <w:instrText>HYPERLINK "https://www.zotero.org/google-docs/?N8PRAQ" \h</w:instrText>
      </w:r>
      <w:r>
        <w:fldChar w:fldCharType="separate"/>
      </w:r>
      <w:r w:rsidRPr="00820490">
        <w:rPr>
          <w:rFonts w:ascii="Times New Roman" w:eastAsia="Times New Roman" w:hAnsi="Times New Roman" w:cs="Times New Roman"/>
          <w:sz w:val="24"/>
          <w:szCs w:val="24"/>
          <w:lang w:val="en-US"/>
        </w:rPr>
        <w:t>(Niemand &amp; Mai, 2018)</w:t>
      </w:r>
      <w:r>
        <w:fldChar w:fldCharType="end"/>
      </w:r>
      <w:r w:rsidRPr="00820490">
        <w:rPr>
          <w:rFonts w:ascii="Times New Roman" w:eastAsia="Times New Roman" w:hAnsi="Times New Roman" w:cs="Times New Roman"/>
          <w:sz w:val="24"/>
          <w:szCs w:val="24"/>
          <w:lang w:val="en-US"/>
        </w:rPr>
        <w:t xml:space="preserve">, we found a cutoff of SRMR = .055, which our ESEM model passes. Generally, we believe that for DERS-like structures, psychometric decisions based on fixed absolute </w:t>
      </w:r>
      <w:r w:rsidR="009D405E">
        <w:rPr>
          <w:rFonts w:ascii="Times New Roman" w:eastAsia="Times New Roman" w:hAnsi="Times New Roman" w:cs="Times New Roman"/>
          <w:sz w:val="24"/>
          <w:szCs w:val="24"/>
          <w:lang w:val="en-US"/>
        </w:rPr>
        <w:t>literature</w:t>
      </w:r>
      <w:r w:rsidRPr="00820490">
        <w:rPr>
          <w:rFonts w:ascii="Times New Roman" w:eastAsia="Times New Roman" w:hAnsi="Times New Roman" w:cs="Times New Roman"/>
          <w:sz w:val="24"/>
          <w:szCs w:val="24"/>
          <w:lang w:val="en-US"/>
        </w:rPr>
        <w:t>-based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relations.</w:t>
      </w:r>
    </w:p>
    <w:p w14:paraId="38CF0FBC" w14:textId="371B7AE1" w:rsidR="003E0E38" w:rsidRPr="00820490" w:rsidRDefault="003E0E38" w:rsidP="003E0E38">
      <w:pPr>
        <w:spacing w:line="360" w:lineRule="auto"/>
        <w:ind w:firstLine="720"/>
        <w:jc w:val="both"/>
        <w:rPr>
          <w:moveTo w:id="279" w:author="Maurizio Sicorello" w:date="2025-04-01T19:20:00Z" w16du:dateUtc="2025-04-01T17:20:00Z"/>
          <w:rFonts w:ascii="Times New Roman" w:eastAsia="Times New Roman" w:hAnsi="Times New Roman" w:cs="Times New Roman"/>
          <w:sz w:val="24"/>
          <w:szCs w:val="24"/>
          <w:lang w:val="en-US"/>
        </w:rPr>
      </w:pPr>
      <w:ins w:id="280" w:author="Maurizio Sicorello" w:date="2025-04-01T19:21:00Z" w16du:dateUtc="2025-04-01T17:21:00Z">
        <w:r>
          <w:rPr>
            <w:rFonts w:ascii="Times New Roman" w:eastAsia="Times New Roman" w:hAnsi="Times New Roman" w:cs="Times New Roman"/>
            <w:sz w:val="24"/>
            <w:szCs w:val="24"/>
            <w:lang w:val="en-US"/>
          </w:rPr>
          <w:t xml:space="preserve">Lastly, </w:t>
        </w:r>
        <w:r w:rsidR="00B84F43">
          <w:rPr>
            <w:rFonts w:ascii="Times New Roman" w:eastAsia="Times New Roman" w:hAnsi="Times New Roman" w:cs="Times New Roman"/>
            <w:sz w:val="24"/>
            <w:szCs w:val="24"/>
            <w:lang w:val="en-US"/>
          </w:rPr>
          <w:t>w</w:t>
        </w:r>
      </w:ins>
      <w:moveToRangeStart w:id="281" w:author="Maurizio Sicorello" w:date="2025-04-01T19:20:00Z" w:name="move194427674"/>
      <w:moveTo w:id="282" w:author="Maurizio Sicorello" w:date="2025-04-01T19:20:00Z" w16du:dateUtc="2025-04-01T17:20:00Z">
        <w:del w:id="283" w:author="Maurizio Sicorello" w:date="2025-04-01T19:21:00Z" w16du:dateUtc="2025-04-01T17:21:00Z">
          <w:r w:rsidRPr="00820490" w:rsidDel="00B84F43">
            <w:rPr>
              <w:rFonts w:ascii="Times New Roman" w:eastAsia="Times New Roman" w:hAnsi="Times New Roman" w:cs="Times New Roman"/>
              <w:sz w:val="24"/>
              <w:szCs w:val="24"/>
              <w:lang w:val="en-US"/>
            </w:rPr>
            <w:delText>W</w:delText>
          </w:r>
        </w:del>
        <w:r w:rsidRPr="00820490">
          <w:rPr>
            <w:rFonts w:ascii="Times New Roman" w:eastAsia="Times New Roman" w:hAnsi="Times New Roman" w:cs="Times New Roman"/>
            <w:sz w:val="24"/>
            <w:szCs w:val="24"/>
            <w:lang w:val="en-US"/>
          </w:rPr>
          <w:t xml:space="preserve">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r>
          <w:fldChar w:fldCharType="begin"/>
        </w:r>
        <w:r w:rsidRPr="005575CC">
          <w:rPr>
            <w:lang w:val="en-US"/>
          </w:rPr>
          <w:instrText>HYPERLINK "https://www.zotero.org/google-docs/?5KUqGY" \h</w:instrText>
        </w:r>
      </w:moveTo>
      <w:ins w:id="284" w:author="Maurizio Sicorello" w:date="2025-04-01T19:20:00Z" w16du:dateUtc="2025-04-01T17:20:00Z"/>
      <w:moveTo w:id="285" w:author="Maurizio Sicorello" w:date="2025-04-01T19:20:00Z" w16du:dateUtc="2025-04-01T17:20:00Z">
        <w:r>
          <w:fldChar w:fldCharType="separate"/>
        </w:r>
        <w:r w:rsidRPr="00820490">
          <w:rPr>
            <w:rFonts w:ascii="Times New Roman" w:eastAsia="Times New Roman" w:hAnsi="Times New Roman" w:cs="Times New Roman"/>
            <w:sz w:val="24"/>
            <w:szCs w:val="24"/>
            <w:lang w:val="en-US"/>
          </w:rPr>
          <w:t>(Bardeen et al., 2016)</w:t>
        </w:r>
        <w:r>
          <w:fldChar w:fldCharType="end"/>
        </w:r>
        <w:r w:rsidRPr="00820490">
          <w:rPr>
            <w:rFonts w:ascii="Times New Roman" w:eastAsia="Times New Roman" w:hAnsi="Times New Roman" w:cs="Times New Roman"/>
            <w:sz w:val="24"/>
            <w:szCs w:val="24"/>
            <w:lang w:val="en-US"/>
          </w:rPr>
          <w:t xml:space="preserve">. This highlights general questions on the causal structure of the (S-)DERS. </w:t>
        </w:r>
      </w:moveTo>
    </w:p>
    <w:moveToRangeEnd w:id="281"/>
    <w:p w14:paraId="00C856E1" w14:textId="59A338AB" w:rsidR="00AA525C" w:rsidRDefault="005F5AD8">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 </w:t>
      </w:r>
    </w:p>
    <w:p w14:paraId="4FCA6A79" w14:textId="7F93128B" w:rsidR="00AC7B4E" w:rsidRPr="00AC7B4E" w:rsidRDefault="00AC7B4E" w:rsidP="00AC7B4E">
      <w:pPr>
        <w:pBdr>
          <w:top w:val="nil"/>
          <w:left w:val="nil"/>
          <w:bottom w:val="nil"/>
          <w:right w:val="nil"/>
          <w:between w:val="nil"/>
        </w:pBdr>
        <w:spacing w:line="360" w:lineRule="auto"/>
        <w:jc w:val="both"/>
        <w:rPr>
          <w:rFonts w:ascii="Times New Roman" w:eastAsia="Times New Roman" w:hAnsi="Times New Roman" w:cs="Times New Roman"/>
          <w:b/>
          <w:bCs/>
          <w:sz w:val="24"/>
          <w:szCs w:val="24"/>
          <w:lang w:val="en-US"/>
        </w:rPr>
      </w:pPr>
      <w:r w:rsidRPr="00AC7B4E">
        <w:rPr>
          <w:rFonts w:ascii="Times New Roman" w:eastAsia="Times New Roman" w:hAnsi="Times New Roman" w:cs="Times New Roman"/>
          <w:b/>
          <w:bCs/>
          <w:sz w:val="24"/>
          <w:szCs w:val="24"/>
          <w:lang w:val="en-US"/>
        </w:rPr>
        <w:t>Conclusion</w:t>
      </w:r>
    </w:p>
    <w:p w14:paraId="7C79137D" w14:textId="77777777" w:rsidR="005E7FBB" w:rsidRPr="005E7FBB" w:rsidRDefault="005E7FBB" w:rsidP="005E7FBB">
      <w:pPr>
        <w:pBdr>
          <w:top w:val="nil"/>
          <w:left w:val="nil"/>
          <w:bottom w:val="nil"/>
          <w:right w:val="nil"/>
          <w:between w:val="nil"/>
        </w:pBdr>
        <w:spacing w:line="360" w:lineRule="auto"/>
        <w:ind w:firstLine="720"/>
        <w:jc w:val="both"/>
        <w:rPr>
          <w:ins w:id="286" w:author="Maurizio Sicorello" w:date="2025-04-01T19:24:00Z"/>
          <w:rFonts w:ascii="Times New Roman" w:eastAsia="Times New Roman" w:hAnsi="Times New Roman" w:cs="Times New Roman"/>
          <w:sz w:val="24"/>
          <w:szCs w:val="24"/>
          <w:lang w:val="en-US"/>
        </w:rPr>
      </w:pPr>
      <w:ins w:id="287" w:author="Maurizio Sicorello" w:date="2025-04-01T19:24:00Z">
        <w:r w:rsidRPr="005E7FBB">
          <w:rPr>
            <w:rFonts w:ascii="Times New Roman" w:eastAsia="Times New Roman" w:hAnsi="Times New Roman" w:cs="Times New Roman"/>
            <w:sz w:val="24"/>
            <w:szCs w:val="24"/>
            <w:lang w:val="en-US"/>
          </w:rPr>
          <w:t xml:space="preserve">Our study provides a robust German translation and validation of the S-DERS, expanding its applicability for research on state-like emotion regulation difficulties. Beyond validation, our findings challenge the assumption of a unidimensional construct of general emotion regulation difficulties, demonstrating that the four subscales—Non-Acceptance, </w:t>
        </w:r>
        <w:r w:rsidRPr="005E7FBB">
          <w:rPr>
            <w:rFonts w:ascii="Times New Roman" w:eastAsia="Times New Roman" w:hAnsi="Times New Roman" w:cs="Times New Roman"/>
            <w:sz w:val="24"/>
            <w:szCs w:val="24"/>
            <w:lang w:val="en-US"/>
          </w:rPr>
          <w:lastRenderedPageBreak/>
          <w:t>Modulate, Awareness, and Clarity—are correlated but distinct. This has important theoretical and practical implications, suggesting that while a global S-DERS score may be statistically useful, it does not reflect a coherent psychological entity.</w:t>
        </w:r>
      </w:ins>
    </w:p>
    <w:p w14:paraId="4BED93ED" w14:textId="77777777" w:rsidR="005E7FBB" w:rsidRPr="005E7FBB" w:rsidRDefault="005E7FBB" w:rsidP="005E7FBB">
      <w:pPr>
        <w:pBdr>
          <w:top w:val="nil"/>
          <w:left w:val="nil"/>
          <w:bottom w:val="nil"/>
          <w:right w:val="nil"/>
          <w:between w:val="nil"/>
        </w:pBdr>
        <w:spacing w:line="360" w:lineRule="auto"/>
        <w:ind w:firstLine="720"/>
        <w:jc w:val="both"/>
        <w:rPr>
          <w:ins w:id="288" w:author="Maurizio Sicorello" w:date="2025-04-01T19:24:00Z"/>
          <w:rFonts w:ascii="Times New Roman" w:eastAsia="Times New Roman" w:hAnsi="Times New Roman" w:cs="Times New Roman"/>
          <w:sz w:val="24"/>
          <w:szCs w:val="24"/>
          <w:lang w:val="en-US"/>
        </w:rPr>
      </w:pPr>
      <w:ins w:id="289" w:author="Maurizio Sicorello" w:date="2025-04-01T19:24:00Z">
        <w:r w:rsidRPr="005E7FBB">
          <w:rPr>
            <w:rFonts w:ascii="Times New Roman" w:eastAsia="Times New Roman" w:hAnsi="Times New Roman" w:cs="Times New Roman"/>
            <w:sz w:val="24"/>
            <w:szCs w:val="24"/>
            <w:lang w:val="en-US"/>
          </w:rPr>
          <w:t>Moreover, our structural analyses reinforce findings from trait-based research (Gutzweiler &amp; In-Albon, 2018) that emotion regulation difficulties cannot be cleanly separated into distinct latent causes, given the pervasive cross-loadings in CFA models. This supports the use of ESEM as a flexible modeling approach that accommodates the complexity of emotion regulation processes. However, as factor models inherently assume latent common causes, future work may also benefit from network-based perspectives. Our exploratory network analysis highlights potential causal relationships between individual items, offering a hypothesis-generating framework for future studies to investigate the dynamic interplay of emotion regulation difficulties in real-world settings.</w:t>
        </w:r>
      </w:ins>
    </w:p>
    <w:p w14:paraId="7450CC20" w14:textId="6776901C" w:rsidR="005E7FBB" w:rsidRPr="005E7FBB" w:rsidRDefault="005E7FBB" w:rsidP="005E7FBB">
      <w:pPr>
        <w:pBdr>
          <w:top w:val="nil"/>
          <w:left w:val="nil"/>
          <w:bottom w:val="nil"/>
          <w:right w:val="nil"/>
          <w:between w:val="nil"/>
        </w:pBdr>
        <w:spacing w:line="360" w:lineRule="auto"/>
        <w:ind w:firstLine="720"/>
        <w:jc w:val="both"/>
        <w:rPr>
          <w:ins w:id="290" w:author="Maurizio Sicorello" w:date="2025-04-01T19:24:00Z"/>
          <w:rFonts w:ascii="Times New Roman" w:eastAsia="Times New Roman" w:hAnsi="Times New Roman" w:cs="Times New Roman"/>
          <w:sz w:val="24"/>
          <w:szCs w:val="24"/>
          <w:lang w:val="en-US"/>
        </w:rPr>
      </w:pPr>
      <w:ins w:id="291" w:author="Maurizio Sicorello" w:date="2025-04-01T19:24:00Z">
        <w:r w:rsidRPr="005E7FBB">
          <w:rPr>
            <w:rFonts w:ascii="Times New Roman" w:eastAsia="Times New Roman" w:hAnsi="Times New Roman" w:cs="Times New Roman"/>
            <w:sz w:val="24"/>
            <w:szCs w:val="24"/>
            <w:lang w:val="en-US"/>
          </w:rPr>
          <w:t xml:space="preserve">Taken together, these findings underscore the importance of moving beyond static trait assessments to study the fluid nature of emotion regulation difficulties. Future research should further explore these dynamics </w:t>
        </w:r>
      </w:ins>
      <w:ins w:id="292" w:author="Maurizio Sicorello" w:date="2025-04-03T18:08:00Z" w16du:dateUtc="2025-04-03T16:08:00Z">
        <w:r w:rsidR="00634101">
          <w:rPr>
            <w:rFonts w:ascii="Times New Roman" w:eastAsia="Times New Roman" w:hAnsi="Times New Roman" w:cs="Times New Roman"/>
            <w:sz w:val="24"/>
            <w:szCs w:val="24"/>
            <w:lang w:val="en-US"/>
          </w:rPr>
          <w:t xml:space="preserve">beyond experimental settings, </w:t>
        </w:r>
      </w:ins>
      <w:ins w:id="293" w:author="Maurizio Sicorello" w:date="2025-04-01T19:24:00Z">
        <w:r w:rsidRPr="005E7FBB">
          <w:rPr>
            <w:rFonts w:ascii="Times New Roman" w:eastAsia="Times New Roman" w:hAnsi="Times New Roman" w:cs="Times New Roman"/>
            <w:sz w:val="24"/>
            <w:szCs w:val="24"/>
            <w:lang w:val="en-US"/>
          </w:rPr>
          <w:t>using intensive longitudinal designs</w:t>
        </w:r>
      </w:ins>
      <w:ins w:id="294" w:author="Maurizio Sicorello" w:date="2025-04-03T18:08:00Z" w16du:dateUtc="2025-04-03T16:08:00Z">
        <w:r w:rsidR="00DB7437">
          <w:rPr>
            <w:rFonts w:ascii="Times New Roman" w:eastAsia="Times New Roman" w:hAnsi="Times New Roman" w:cs="Times New Roman"/>
            <w:sz w:val="24"/>
            <w:szCs w:val="24"/>
            <w:lang w:val="en-US"/>
          </w:rPr>
          <w:t xml:space="preserve"> in daily life</w:t>
        </w:r>
      </w:ins>
      <w:ins w:id="295" w:author="Maurizio Sicorello" w:date="2025-04-01T19:24:00Z">
        <w:r w:rsidRPr="005E7FBB">
          <w:rPr>
            <w:rFonts w:ascii="Times New Roman" w:eastAsia="Times New Roman" w:hAnsi="Times New Roman" w:cs="Times New Roman"/>
            <w:sz w:val="24"/>
            <w:szCs w:val="24"/>
            <w:lang w:val="en-US"/>
          </w:rPr>
          <w:t>, integrating both factor-analytic and network approaches to capture the full complexity of state-based emotion regulation.</w:t>
        </w:r>
      </w:ins>
    </w:p>
    <w:p w14:paraId="11B24113" w14:textId="07DE769D" w:rsidR="00B66336" w:rsidDel="005E7FBB" w:rsidRDefault="007F5AC6">
      <w:pPr>
        <w:pBdr>
          <w:top w:val="nil"/>
          <w:left w:val="nil"/>
          <w:bottom w:val="nil"/>
          <w:right w:val="nil"/>
          <w:between w:val="nil"/>
        </w:pBdr>
        <w:spacing w:line="360" w:lineRule="auto"/>
        <w:ind w:firstLine="720"/>
        <w:jc w:val="both"/>
        <w:rPr>
          <w:del w:id="296" w:author="Maurizio Sicorello" w:date="2025-04-01T19:24:00Z" w16du:dateUtc="2025-04-01T17:24:00Z"/>
          <w:rFonts w:ascii="Times New Roman" w:eastAsia="Times New Roman" w:hAnsi="Times New Roman" w:cs="Times New Roman"/>
          <w:sz w:val="24"/>
          <w:szCs w:val="24"/>
          <w:lang w:val="en-US"/>
        </w:rPr>
      </w:pPr>
      <w:del w:id="297" w:author="Maurizio Sicorello" w:date="2025-04-01T19:24:00Z" w16du:dateUtc="2025-04-01T17:24:00Z">
        <w:r w:rsidDel="005E7FBB">
          <w:rPr>
            <w:rFonts w:ascii="Times New Roman" w:eastAsia="Times New Roman" w:hAnsi="Times New Roman" w:cs="Times New Roman"/>
            <w:sz w:val="24"/>
            <w:szCs w:val="24"/>
            <w:lang w:val="en-US"/>
          </w:rPr>
          <w:delText>T</w:delText>
        </w:r>
        <w:r w:rsidR="005F5AD8" w:rsidRPr="00820490" w:rsidDel="005E7FBB">
          <w:rPr>
            <w:rFonts w:ascii="Times New Roman" w:eastAsia="Times New Roman" w:hAnsi="Times New Roman" w:cs="Times New Roman"/>
            <w:sz w:val="24"/>
            <w:szCs w:val="24"/>
            <w:lang w:val="en-US"/>
          </w:rPr>
          <w:delText>he translated S-DERS showed a sufficient four-factor solution similar to the original S-DERS version. The S-DERS further showed good reliability and association with related constructs. We therefore recommend using the S-DERS when investigating temporal dynamics of emotion regulation difficulties in laboratory or daily life settings</w:delText>
        </w:r>
        <w:r w:rsidDel="005E7FBB">
          <w:rPr>
            <w:rFonts w:ascii="Times New Roman" w:eastAsia="Times New Roman" w:hAnsi="Times New Roman" w:cs="Times New Roman"/>
            <w:sz w:val="24"/>
            <w:szCs w:val="24"/>
            <w:lang w:val="en-US"/>
          </w:rPr>
          <w:delText xml:space="preserve">. A </w:delText>
        </w:r>
        <w:r w:rsidR="00001DA6" w:rsidDel="005E7FBB">
          <w:rPr>
            <w:rFonts w:ascii="Times New Roman" w:eastAsia="Times New Roman" w:hAnsi="Times New Roman" w:cs="Times New Roman"/>
            <w:sz w:val="24"/>
            <w:szCs w:val="24"/>
            <w:lang w:val="en-US"/>
          </w:rPr>
          <w:delText>replication of the factor structure in clinical and more representative samples will be crucial.</w:delText>
        </w:r>
      </w:del>
    </w:p>
    <w:p w14:paraId="1A775E84" w14:textId="77777777" w:rsidR="00B66336" w:rsidRDefault="00B66336">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lang w:val="en-US"/>
        </w:rPr>
      </w:pPr>
    </w:p>
    <w:p w14:paraId="7A8286DF" w14:textId="7E44A2B3" w:rsidR="00B66336" w:rsidRDefault="00B66336" w:rsidP="00B66336">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Abbreviations</w:t>
      </w:r>
    </w:p>
    <w:p w14:paraId="693C4483" w14:textId="434DD68F" w:rsidR="00B66336" w:rsidRDefault="00B66336"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S-DERS = State Difficulties in </w:t>
      </w:r>
      <w:r w:rsidR="00FB5405">
        <w:rPr>
          <w:rFonts w:ascii="Times New Roman" w:eastAsia="Times New Roman" w:hAnsi="Times New Roman" w:cs="Times New Roman"/>
          <w:bCs/>
          <w:sz w:val="24"/>
          <w:szCs w:val="24"/>
          <w:lang w:val="en-US"/>
        </w:rPr>
        <w:t>Emotion Regulation Scale</w:t>
      </w:r>
    </w:p>
    <w:p w14:paraId="79CE35A9"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DASS-21 = Depression</w:t>
      </w:r>
    </w:p>
    <w:p w14:paraId="4B7935B7"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Anxiety, and Stress Scale</w:t>
      </w:r>
    </w:p>
    <w:p w14:paraId="26B27D03"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BIS-15 = Barrett Impulsivity Scale</w:t>
      </w:r>
    </w:p>
    <w:p w14:paraId="40F355DA" w14:textId="77777777" w:rsidR="00C94FD2"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AAQ-II = Acceptance and Action Questionnaire II</w:t>
      </w:r>
    </w:p>
    <w:p w14:paraId="17ACF7EA" w14:textId="2F0A8093" w:rsidR="00C94FD2" w:rsidRPr="00B66336" w:rsidRDefault="00C94FD2" w:rsidP="00B66336">
      <w:pPr>
        <w:pBdr>
          <w:top w:val="nil"/>
          <w:left w:val="nil"/>
          <w:bottom w:val="nil"/>
          <w:right w:val="nil"/>
          <w:between w:val="nil"/>
        </w:pBdr>
        <w:spacing w:line="480" w:lineRule="auto"/>
        <w:ind w:left="720" w:hanging="720"/>
        <w:rPr>
          <w:rFonts w:ascii="Times New Roman" w:eastAsia="Times New Roman" w:hAnsi="Times New Roman" w:cs="Times New Roman"/>
          <w:bCs/>
          <w:sz w:val="24"/>
          <w:szCs w:val="24"/>
          <w:lang w:val="en-US"/>
        </w:rPr>
      </w:pPr>
      <w:r w:rsidRPr="00C94FD2">
        <w:rPr>
          <w:rFonts w:ascii="Times New Roman" w:eastAsia="Times New Roman" w:hAnsi="Times New Roman" w:cs="Times New Roman"/>
          <w:bCs/>
          <w:sz w:val="24"/>
          <w:szCs w:val="24"/>
          <w:lang w:val="en-US"/>
        </w:rPr>
        <w:t>FFMQ = Five Facet Mindfulness Questionnaire (short form).</w:t>
      </w:r>
    </w:p>
    <w:p w14:paraId="329A7AF8" w14:textId="77777777" w:rsidR="005A4E16" w:rsidRDefault="005A4E1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B9AB2D5" w14:textId="77777777" w:rsidR="005A4E16" w:rsidRPr="005A4E16" w:rsidRDefault="005A4E16" w:rsidP="005A4E16">
      <w:pPr>
        <w:pBdr>
          <w:top w:val="nil"/>
          <w:left w:val="nil"/>
          <w:bottom w:val="nil"/>
          <w:right w:val="nil"/>
          <w:between w:val="nil"/>
        </w:pBdr>
        <w:spacing w:line="360" w:lineRule="auto"/>
        <w:ind w:firstLine="720"/>
        <w:jc w:val="center"/>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lastRenderedPageBreak/>
        <w:t>Declarations</w:t>
      </w:r>
    </w:p>
    <w:p w14:paraId="22A40491" w14:textId="77777777" w:rsidR="005A4E16" w:rsidRDefault="005A4E16" w:rsidP="006F7F6D">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Ethics approval and consent to participate</w:t>
      </w:r>
    </w:p>
    <w:p w14:paraId="3900E225" w14:textId="77777777" w:rsidR="006F7F6D" w:rsidRPr="00820490" w:rsidRDefault="006F7F6D" w:rsidP="00BA2A29">
      <w:pPr>
        <w:spacing w:line="360" w:lineRule="auto"/>
        <w:jc w:val="both"/>
        <w:rPr>
          <w:rFonts w:ascii="Times New Roman" w:eastAsia="Times New Roman" w:hAnsi="Times New Roman" w:cs="Times New Roman"/>
          <w:sz w:val="24"/>
          <w:szCs w:val="24"/>
          <w:lang w:val="en-US"/>
        </w:rPr>
      </w:pPr>
      <w:r w:rsidRPr="00820490">
        <w:rPr>
          <w:rFonts w:ascii="Times New Roman" w:eastAsia="Times New Roman" w:hAnsi="Times New Roman" w:cs="Times New Roman"/>
          <w:sz w:val="24"/>
          <w:szCs w:val="24"/>
          <w:lang w:val="en-US"/>
        </w:rPr>
        <w:t>The study was approved by the Ethical Board II of Heidelberg University, Germany (2021-519).</w:t>
      </w:r>
    </w:p>
    <w:p w14:paraId="4C284A3D" w14:textId="77777777" w:rsidR="006F7F6D" w:rsidRDefault="006F7F6D" w:rsidP="006F7F6D">
      <w:pPr>
        <w:pBdr>
          <w:top w:val="nil"/>
          <w:left w:val="nil"/>
          <w:bottom w:val="nil"/>
          <w:right w:val="nil"/>
          <w:between w:val="nil"/>
        </w:pBdr>
        <w:spacing w:line="360" w:lineRule="auto"/>
        <w:jc w:val="both"/>
        <w:rPr>
          <w:rFonts w:ascii="Times New Roman" w:hAnsi="Times New Roman" w:cs="Times New Roman"/>
          <w:sz w:val="24"/>
          <w:szCs w:val="24"/>
          <w:lang w:val="en-US"/>
        </w:rPr>
      </w:pPr>
    </w:p>
    <w:p w14:paraId="095006A5" w14:textId="06998FA4" w:rsidR="005A4E16" w:rsidRDefault="005A4E16" w:rsidP="006F7F6D">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Consent for publication</w:t>
      </w:r>
    </w:p>
    <w:p w14:paraId="20118ADE" w14:textId="4EAF0E46" w:rsidR="00976A9C" w:rsidRDefault="00BA2A29" w:rsidP="006F7F6D">
      <w:pPr>
        <w:pBdr>
          <w:top w:val="nil"/>
          <w:left w:val="nil"/>
          <w:bottom w:val="nil"/>
          <w:right w:val="nil"/>
          <w:between w:val="nil"/>
        </w:pBdr>
        <w:spacing w:line="360"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Not applicable</w:t>
      </w:r>
    </w:p>
    <w:p w14:paraId="0FBB6197" w14:textId="77777777" w:rsidR="00BA2A29" w:rsidRDefault="00BA2A29" w:rsidP="006F7F6D">
      <w:pPr>
        <w:pBdr>
          <w:top w:val="nil"/>
          <w:left w:val="nil"/>
          <w:bottom w:val="nil"/>
          <w:right w:val="nil"/>
          <w:between w:val="nil"/>
        </w:pBdr>
        <w:spacing w:line="360" w:lineRule="auto"/>
        <w:jc w:val="both"/>
        <w:rPr>
          <w:rFonts w:ascii="Times New Roman" w:hAnsi="Times New Roman" w:cs="Times New Roman"/>
          <w:bCs/>
          <w:sz w:val="24"/>
          <w:szCs w:val="24"/>
          <w:lang w:val="en-US"/>
        </w:rPr>
      </w:pPr>
    </w:p>
    <w:p w14:paraId="5E1BA4DB" w14:textId="77777777" w:rsidR="005A4E16" w:rsidRPr="005A4E16" w:rsidRDefault="005A4E16" w:rsidP="00BA2A29">
      <w:pPr>
        <w:pBdr>
          <w:top w:val="nil"/>
          <w:left w:val="nil"/>
          <w:bottom w:val="nil"/>
          <w:right w:val="nil"/>
          <w:between w:val="nil"/>
        </w:pBdr>
        <w:spacing w:line="360" w:lineRule="auto"/>
        <w:jc w:val="both"/>
        <w:rPr>
          <w:rFonts w:ascii="Times New Roman" w:hAnsi="Times New Roman" w:cs="Times New Roman"/>
          <w:b/>
          <w:sz w:val="24"/>
          <w:szCs w:val="24"/>
          <w:lang w:val="en-US"/>
        </w:rPr>
      </w:pPr>
      <w:r w:rsidRPr="005A4E16">
        <w:rPr>
          <w:rFonts w:ascii="Times New Roman" w:hAnsi="Times New Roman" w:cs="Times New Roman"/>
          <w:b/>
          <w:sz w:val="24"/>
          <w:szCs w:val="24"/>
          <w:lang w:val="en-US"/>
        </w:rPr>
        <w:t>Availability of data and materials</w:t>
      </w:r>
    </w:p>
    <w:p w14:paraId="6B44022A" w14:textId="5496D6A7" w:rsidR="00BA2A29" w:rsidRDefault="00CB5765" w:rsidP="00BA2A29">
      <w:pPr>
        <w:pBdr>
          <w:top w:val="nil"/>
          <w:left w:val="nil"/>
          <w:bottom w:val="nil"/>
          <w:right w:val="nil"/>
          <w:between w:val="nil"/>
        </w:pBdr>
        <w:spacing w:line="360" w:lineRule="auto"/>
        <w:jc w:val="both"/>
        <w:rPr>
          <w:rFonts w:ascii="Times New Roman" w:hAnsi="Times New Roman" w:cs="Times New Roman"/>
          <w:sz w:val="24"/>
          <w:szCs w:val="24"/>
          <w:lang w:val="en-US"/>
        </w:rPr>
      </w:pPr>
      <w:r w:rsidRPr="00820490">
        <w:rPr>
          <w:rFonts w:ascii="Times New Roman" w:eastAsia="Times New Roman" w:hAnsi="Times New Roman" w:cs="Times New Roman"/>
          <w:sz w:val="24"/>
          <w:szCs w:val="24"/>
          <w:lang w:val="en-US"/>
        </w:rPr>
        <w:t xml:space="preserve">Preregistration, </w:t>
      </w:r>
      <w:r w:rsidR="00DA0929">
        <w:rPr>
          <w:rFonts w:ascii="Times New Roman" w:eastAsia="Times New Roman" w:hAnsi="Times New Roman" w:cs="Times New Roman"/>
          <w:sz w:val="24"/>
          <w:szCs w:val="24"/>
          <w:lang w:val="en-US"/>
        </w:rPr>
        <w:t xml:space="preserve">codebook, </w:t>
      </w:r>
      <w:r w:rsidRPr="00820490">
        <w:rPr>
          <w:rFonts w:ascii="Times New Roman" w:eastAsia="Times New Roman" w:hAnsi="Times New Roman" w:cs="Times New Roman"/>
          <w:sz w:val="24"/>
          <w:szCs w:val="24"/>
          <w:lang w:val="en-US"/>
        </w:rPr>
        <w:t>data, and analysis code can be found at: https://osf.io/ebj6u/</w:t>
      </w:r>
    </w:p>
    <w:p w14:paraId="5B230E41" w14:textId="77777777" w:rsidR="00DA0929" w:rsidRDefault="00DA0929" w:rsidP="00DA0929">
      <w:pPr>
        <w:pBdr>
          <w:top w:val="nil"/>
          <w:left w:val="nil"/>
          <w:bottom w:val="nil"/>
          <w:right w:val="nil"/>
          <w:between w:val="nil"/>
        </w:pBdr>
        <w:spacing w:line="360" w:lineRule="auto"/>
        <w:jc w:val="both"/>
        <w:rPr>
          <w:rFonts w:ascii="Times New Roman" w:hAnsi="Times New Roman" w:cs="Times New Roman"/>
          <w:sz w:val="24"/>
          <w:szCs w:val="24"/>
          <w:lang w:val="en-US"/>
        </w:rPr>
      </w:pPr>
    </w:p>
    <w:p w14:paraId="6590593F" w14:textId="0A257C6D" w:rsidR="005A4E16" w:rsidRDefault="005A4E16" w:rsidP="00DA0929">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Competing interests</w:t>
      </w:r>
    </w:p>
    <w:p w14:paraId="07FB575E" w14:textId="12960066" w:rsidR="00BB599E" w:rsidRPr="00053A97" w:rsidRDefault="00053A97" w:rsidP="00DA0929">
      <w:pPr>
        <w:pBdr>
          <w:top w:val="nil"/>
          <w:left w:val="nil"/>
          <w:bottom w:val="nil"/>
          <w:right w:val="nil"/>
          <w:between w:val="nil"/>
        </w:pBdr>
        <w:spacing w:line="360" w:lineRule="auto"/>
        <w:jc w:val="both"/>
        <w:rPr>
          <w:rFonts w:ascii="Times New Roman" w:hAnsi="Times New Roman" w:cs="Times New Roman"/>
          <w:bCs/>
          <w:sz w:val="24"/>
          <w:szCs w:val="24"/>
          <w:lang w:val="en-US"/>
        </w:rPr>
      </w:pPr>
      <w:r w:rsidRPr="00053A97">
        <w:rPr>
          <w:rFonts w:ascii="Times New Roman" w:hAnsi="Times New Roman" w:cs="Times New Roman"/>
          <w:bCs/>
          <w:sz w:val="24"/>
          <w:szCs w:val="24"/>
          <w:lang w:val="en-US"/>
        </w:rPr>
        <w:t>The authors declare that they have no competing interests</w:t>
      </w:r>
    </w:p>
    <w:p w14:paraId="31DEDF35" w14:textId="77777777" w:rsidR="00053A97" w:rsidRDefault="00053A97" w:rsidP="00053A97">
      <w:pPr>
        <w:pBdr>
          <w:top w:val="nil"/>
          <w:left w:val="nil"/>
          <w:bottom w:val="nil"/>
          <w:right w:val="nil"/>
          <w:between w:val="nil"/>
        </w:pBdr>
        <w:spacing w:line="360" w:lineRule="auto"/>
        <w:jc w:val="both"/>
        <w:rPr>
          <w:rFonts w:ascii="Times New Roman" w:hAnsi="Times New Roman" w:cs="Times New Roman"/>
          <w:sz w:val="24"/>
          <w:szCs w:val="24"/>
          <w:lang w:val="en-US"/>
        </w:rPr>
      </w:pPr>
    </w:p>
    <w:p w14:paraId="6DBCB11B" w14:textId="6C7DD19A" w:rsidR="005A4E16" w:rsidRDefault="005A4E16" w:rsidP="00053A97">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Funding</w:t>
      </w:r>
    </w:p>
    <w:p w14:paraId="2D6CD81B" w14:textId="5B83120B" w:rsidR="00053A97" w:rsidRDefault="00053A97" w:rsidP="00053A97">
      <w:pPr>
        <w:pBdr>
          <w:top w:val="nil"/>
          <w:left w:val="nil"/>
          <w:bottom w:val="nil"/>
          <w:right w:val="nil"/>
          <w:between w:val="nil"/>
        </w:pBd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study received funding from the German Psychological Association, Section Biological Psychology and Neuropsychology.</w:t>
      </w:r>
    </w:p>
    <w:p w14:paraId="4E80B79A" w14:textId="77777777" w:rsidR="00053A97" w:rsidRDefault="00053A97" w:rsidP="00053A97">
      <w:pPr>
        <w:pBdr>
          <w:top w:val="nil"/>
          <w:left w:val="nil"/>
          <w:bottom w:val="nil"/>
          <w:right w:val="nil"/>
          <w:between w:val="nil"/>
        </w:pBdr>
        <w:spacing w:line="360" w:lineRule="auto"/>
        <w:jc w:val="both"/>
        <w:rPr>
          <w:rFonts w:ascii="Times New Roman" w:hAnsi="Times New Roman" w:cs="Times New Roman"/>
          <w:sz w:val="24"/>
          <w:szCs w:val="24"/>
          <w:lang w:val="en-US"/>
        </w:rPr>
      </w:pPr>
    </w:p>
    <w:p w14:paraId="7AE3563C" w14:textId="32BB177C" w:rsidR="005A4E16" w:rsidRDefault="005A4E16" w:rsidP="00053A97">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Authors' contributions</w:t>
      </w:r>
    </w:p>
    <w:p w14:paraId="5F45A01F" w14:textId="2442B645" w:rsidR="000A6570" w:rsidRPr="00EE7C39" w:rsidRDefault="00296031" w:rsidP="00053A97">
      <w:pPr>
        <w:pBdr>
          <w:top w:val="nil"/>
          <w:left w:val="nil"/>
          <w:bottom w:val="nil"/>
          <w:right w:val="nil"/>
          <w:between w:val="nil"/>
        </w:pBdr>
        <w:spacing w:line="360" w:lineRule="auto"/>
        <w:jc w:val="both"/>
        <w:rPr>
          <w:rFonts w:ascii="Times New Roman" w:hAnsi="Times New Roman" w:cs="Times New Roman"/>
          <w:sz w:val="24"/>
          <w:szCs w:val="24"/>
          <w:lang w:val="en-US"/>
        </w:rPr>
      </w:pPr>
      <w:r w:rsidRPr="00EE7C39">
        <w:rPr>
          <w:rFonts w:ascii="Times New Roman" w:hAnsi="Times New Roman" w:cs="Times New Roman"/>
          <w:sz w:val="24"/>
          <w:szCs w:val="24"/>
          <w:lang w:val="en-US"/>
        </w:rPr>
        <w:t xml:space="preserve">M.S. contributed to </w:t>
      </w:r>
      <w:r w:rsidR="00AF18DA" w:rsidRPr="00EE7C39">
        <w:rPr>
          <w:rFonts w:ascii="Times New Roman" w:hAnsi="Times New Roman" w:cs="Times New Roman"/>
          <w:sz w:val="24"/>
          <w:szCs w:val="24"/>
          <w:lang w:val="en-US"/>
        </w:rPr>
        <w:t xml:space="preserve">conception, design, acquisition, analysis, </w:t>
      </w:r>
      <w:r w:rsidR="00801E1F" w:rsidRPr="00EE7C39">
        <w:rPr>
          <w:rFonts w:ascii="Times New Roman" w:hAnsi="Times New Roman" w:cs="Times New Roman"/>
          <w:sz w:val="24"/>
          <w:szCs w:val="24"/>
          <w:lang w:val="en-US"/>
        </w:rPr>
        <w:t>and interpretation of data and drafted the manuscript</w:t>
      </w:r>
      <w:r w:rsidR="00EE7C39">
        <w:rPr>
          <w:rFonts w:ascii="Times New Roman" w:hAnsi="Times New Roman" w:cs="Times New Roman"/>
          <w:sz w:val="24"/>
          <w:szCs w:val="24"/>
          <w:lang w:val="en-US"/>
        </w:rPr>
        <w:t xml:space="preserve">. </w:t>
      </w:r>
      <w:r w:rsidR="00801E1F" w:rsidRPr="00EE7C39">
        <w:rPr>
          <w:rFonts w:ascii="Times New Roman" w:hAnsi="Times New Roman" w:cs="Times New Roman"/>
          <w:sz w:val="24"/>
          <w:szCs w:val="24"/>
          <w:lang w:val="en-US"/>
        </w:rPr>
        <w:t xml:space="preserve">M.E. contributed to conception, design, and interpretation of data and </w:t>
      </w:r>
      <w:r w:rsidR="000A6570" w:rsidRPr="00EE7C39">
        <w:rPr>
          <w:rFonts w:ascii="Times New Roman" w:hAnsi="Times New Roman" w:cs="Times New Roman"/>
          <w:sz w:val="24"/>
          <w:szCs w:val="24"/>
          <w:lang w:val="en-US"/>
        </w:rPr>
        <w:t>provided substantive revisions to the manuscript</w:t>
      </w:r>
      <w:r w:rsidR="00EE7C39">
        <w:rPr>
          <w:rFonts w:ascii="Times New Roman" w:hAnsi="Times New Roman" w:cs="Times New Roman"/>
          <w:sz w:val="24"/>
          <w:szCs w:val="24"/>
          <w:lang w:val="en-US"/>
        </w:rPr>
        <w:t xml:space="preserve">. </w:t>
      </w:r>
      <w:r w:rsidR="000A6570" w:rsidRPr="00EE7C39">
        <w:rPr>
          <w:rFonts w:ascii="Times New Roman" w:hAnsi="Times New Roman" w:cs="Times New Roman"/>
          <w:sz w:val="24"/>
          <w:szCs w:val="24"/>
          <w:lang w:val="en-US"/>
        </w:rPr>
        <w:t>D.K. contributed to conception, design, acquisition, and interpretation of data and provided substantive revisions to the manuscript</w:t>
      </w:r>
    </w:p>
    <w:p w14:paraId="3A30583C" w14:textId="77777777" w:rsidR="00EE7C39" w:rsidRDefault="00EE7C39" w:rsidP="00EE7C39">
      <w:pPr>
        <w:pBdr>
          <w:top w:val="nil"/>
          <w:left w:val="nil"/>
          <w:bottom w:val="nil"/>
          <w:right w:val="nil"/>
          <w:between w:val="nil"/>
        </w:pBdr>
        <w:spacing w:line="360" w:lineRule="auto"/>
        <w:jc w:val="both"/>
        <w:rPr>
          <w:rFonts w:ascii="Times New Roman" w:hAnsi="Times New Roman" w:cs="Times New Roman"/>
          <w:sz w:val="24"/>
          <w:szCs w:val="24"/>
          <w:lang w:val="en-US"/>
        </w:rPr>
      </w:pPr>
    </w:p>
    <w:p w14:paraId="7E703EB1" w14:textId="6B47BD26" w:rsidR="005A4E16" w:rsidRDefault="005A4E16" w:rsidP="00EE7C39">
      <w:pPr>
        <w:pBdr>
          <w:top w:val="nil"/>
          <w:left w:val="nil"/>
          <w:bottom w:val="nil"/>
          <w:right w:val="nil"/>
          <w:between w:val="nil"/>
        </w:pBdr>
        <w:spacing w:line="360" w:lineRule="auto"/>
        <w:jc w:val="both"/>
        <w:rPr>
          <w:rFonts w:ascii="Times New Roman" w:hAnsi="Times New Roman" w:cs="Times New Roman"/>
          <w:b/>
          <w:bCs/>
          <w:sz w:val="24"/>
          <w:szCs w:val="24"/>
          <w:lang w:val="en-US"/>
        </w:rPr>
      </w:pPr>
      <w:r w:rsidRPr="005A4E16">
        <w:rPr>
          <w:rFonts w:ascii="Times New Roman" w:hAnsi="Times New Roman" w:cs="Times New Roman"/>
          <w:b/>
          <w:bCs/>
          <w:sz w:val="24"/>
          <w:szCs w:val="24"/>
          <w:lang w:val="en-US"/>
        </w:rPr>
        <w:t>Acknowledgements</w:t>
      </w:r>
    </w:p>
    <w:p w14:paraId="5A66C748" w14:textId="3E008145" w:rsidR="00EE7C39" w:rsidRPr="005A4E16" w:rsidRDefault="00B46BCD" w:rsidP="00EE7C39">
      <w:pPr>
        <w:pBdr>
          <w:top w:val="nil"/>
          <w:left w:val="nil"/>
          <w:bottom w:val="nil"/>
          <w:right w:val="nil"/>
          <w:between w:val="nil"/>
        </w:pBdr>
        <w:spacing w:line="360" w:lineRule="auto"/>
        <w:jc w:val="both"/>
        <w:rPr>
          <w:rFonts w:ascii="Times New Roman" w:hAnsi="Times New Roman" w:cs="Times New Roman"/>
          <w:sz w:val="24"/>
          <w:szCs w:val="24"/>
          <w:lang w:val="en-US"/>
        </w:rPr>
      </w:pPr>
      <w:r w:rsidRPr="00B46BCD">
        <w:rPr>
          <w:rFonts w:ascii="Times New Roman" w:hAnsi="Times New Roman" w:cs="Times New Roman"/>
          <w:sz w:val="24"/>
          <w:szCs w:val="24"/>
          <w:lang w:val="en-US"/>
        </w:rPr>
        <w:t>We are thankful to all participants. We are further thankful to Wiebke Heyse, Nina Kölbl, Johanna Steinke und Elias Löffl for support during data collection.</w:t>
      </w:r>
    </w:p>
    <w:p w14:paraId="00C856E2" w14:textId="76C9B10F" w:rsidR="00AA525C" w:rsidRPr="00820490" w:rsidRDefault="005F5AD8" w:rsidP="00394DF4">
      <w:pPr>
        <w:pBdr>
          <w:top w:val="nil"/>
          <w:left w:val="nil"/>
          <w:bottom w:val="nil"/>
          <w:right w:val="nil"/>
          <w:between w:val="nil"/>
        </w:pBdr>
        <w:spacing w:line="360" w:lineRule="auto"/>
        <w:jc w:val="both"/>
        <w:rPr>
          <w:rFonts w:ascii="Times New Roman" w:eastAsia="Times New Roman" w:hAnsi="Times New Roman" w:cs="Times New Roman"/>
          <w:sz w:val="24"/>
          <w:szCs w:val="24"/>
          <w:lang w:val="en-US"/>
        </w:rPr>
      </w:pPr>
      <w:r w:rsidRPr="00820490">
        <w:rPr>
          <w:rFonts w:ascii="Times New Roman" w:hAnsi="Times New Roman" w:cs="Times New Roman"/>
          <w:sz w:val="24"/>
          <w:szCs w:val="24"/>
          <w:lang w:val="en-US"/>
        </w:rPr>
        <w:br w:type="page"/>
      </w:r>
    </w:p>
    <w:p w14:paraId="00C856E3" w14:textId="77777777" w:rsidR="00AA525C" w:rsidRPr="00820490" w:rsidRDefault="005F5AD8">
      <w:pPr>
        <w:pBdr>
          <w:top w:val="nil"/>
          <w:left w:val="nil"/>
          <w:bottom w:val="nil"/>
          <w:right w:val="nil"/>
          <w:between w:val="nil"/>
        </w:pBdr>
        <w:spacing w:line="480" w:lineRule="auto"/>
        <w:ind w:left="720" w:hanging="720"/>
        <w:jc w:val="center"/>
        <w:rPr>
          <w:rFonts w:ascii="Times New Roman" w:eastAsia="Times New Roman" w:hAnsi="Times New Roman" w:cs="Times New Roman"/>
          <w:b/>
          <w:sz w:val="24"/>
          <w:szCs w:val="24"/>
          <w:lang w:val="en-US"/>
        </w:rPr>
      </w:pPr>
      <w:r w:rsidRPr="00820490">
        <w:rPr>
          <w:rFonts w:ascii="Times New Roman" w:eastAsia="Times New Roman" w:hAnsi="Times New Roman" w:cs="Times New Roman"/>
          <w:b/>
          <w:sz w:val="24"/>
          <w:szCs w:val="24"/>
          <w:lang w:val="en-US"/>
        </w:rPr>
        <w:lastRenderedPageBreak/>
        <w:t>References</w:t>
      </w:r>
    </w:p>
    <w:p w14:paraId="00C856E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29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Bardeen, J. R., Fergus, T. A., Hannan, S. M., &amp; Orcutt, H. K. (2016). Addressing Psychometric Limitations of the Difficulties in Emotion Regulation Scale Through Item Modification. </w:t>
      </w:r>
      <w:r>
        <w:fldChar w:fldCharType="end"/>
      </w:r>
      <w:r>
        <w:fldChar w:fldCharType="begin"/>
      </w:r>
      <w:r w:rsidRPr="00A142D1">
        <w:rPr>
          <w:lang w:val="en-US"/>
          <w:rPrChange w:id="29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Personality Assessment</w:t>
      </w:r>
      <w:r>
        <w:fldChar w:fldCharType="end"/>
      </w:r>
      <w:r>
        <w:fldChar w:fldCharType="begin"/>
      </w:r>
      <w:r w:rsidRPr="00A142D1">
        <w:rPr>
          <w:lang w:val="en-US"/>
          <w:rPrChange w:id="30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0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98</w:t>
      </w:r>
      <w:r>
        <w:fldChar w:fldCharType="end"/>
      </w:r>
      <w:r>
        <w:fldChar w:fldCharType="begin"/>
      </w:r>
      <w:r w:rsidRPr="00A142D1">
        <w:rPr>
          <w:lang w:val="en-US"/>
          <w:rPrChange w:id="30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(3), 298–309. https://doi.org/10.1080/00223891.2015.1091774</w:t>
      </w:r>
      <w:r>
        <w:fldChar w:fldCharType="end"/>
      </w:r>
    </w:p>
    <w:p w14:paraId="00C856E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0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Barrett, L. F., &amp; Russell, J. A. (1999). The structure of current affect: Controversies and emerging consensus. </w:t>
      </w:r>
      <w:r>
        <w:fldChar w:fldCharType="end"/>
      </w:r>
      <w:r>
        <w:fldChar w:fldCharType="begin"/>
      </w:r>
      <w:r w:rsidRPr="00A142D1">
        <w:rPr>
          <w:lang w:val="en-US"/>
          <w:rPrChange w:id="30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Current Directions in Psychological Science</w:t>
      </w:r>
      <w:r>
        <w:fldChar w:fldCharType="end"/>
      </w:r>
      <w:r>
        <w:fldChar w:fldCharType="begin"/>
      </w:r>
      <w:r w:rsidRPr="00A142D1">
        <w:rPr>
          <w:lang w:val="en-US"/>
          <w:rPrChange w:id="30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0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8</w:t>
      </w:r>
      <w:r>
        <w:fldChar w:fldCharType="end"/>
      </w:r>
      <w:r>
        <w:fldChar w:fldCharType="begin"/>
      </w:r>
      <w:r w:rsidRPr="00A142D1">
        <w:rPr>
          <w:lang w:val="en-US"/>
          <w:rPrChange w:id="30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10–14. https://doi.org/10.1111/1467-8721.00003</w:t>
      </w:r>
      <w:r>
        <w:fldChar w:fldCharType="end"/>
      </w:r>
    </w:p>
    <w:p w14:paraId="00C856E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1">
        <w:r w:rsidRPr="00820490">
          <w:rPr>
            <w:rFonts w:ascii="Times New Roman" w:hAnsi="Times New Roman" w:cs="Times New Roman"/>
            <w:sz w:val="24"/>
            <w:szCs w:val="24"/>
          </w:rPr>
          <w:t xml:space="preserve">Borkenau, P., &amp; Ostendorf, F. (2007). NEO-Fünf-Faktoren-Inventar nach Costa und McCrae/ NEO-FFI; 2. Neu normierte und vollständig überarbeitete Auflage. </w:t>
        </w:r>
      </w:hyperlink>
      <w:hyperlink r:id="rId12">
        <w:r w:rsidRPr="00820490">
          <w:rPr>
            <w:rFonts w:ascii="Times New Roman" w:hAnsi="Times New Roman" w:cs="Times New Roman"/>
            <w:i/>
            <w:sz w:val="24"/>
            <w:szCs w:val="24"/>
          </w:rPr>
          <w:t>Hogrefe, 2007.</w:t>
        </w:r>
      </w:hyperlink>
    </w:p>
    <w:p w14:paraId="00C856E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3">
        <w:r w:rsidRPr="00820490">
          <w:rPr>
            <w:rFonts w:ascii="Times New Roman" w:hAnsi="Times New Roman" w:cs="Times New Roman"/>
            <w:sz w:val="24"/>
            <w:szCs w:val="24"/>
          </w:rPr>
          <w:t xml:space="preserve">Borsboom, D., Deserno, M. K., Rhemtulla, M., Epskamp, S., Fried, E. I., McNally, R. J., Robinaugh, D. J., Perugini, M., Dalege, J., Costantini, G., Isvoranu, A.-M., Wysocki, A. C., van Borkulo, C. D., van Bork, R., &amp; Waldorp, L. J. (2021). </w:t>
        </w:r>
        <w:r w:rsidRPr="00820490">
          <w:rPr>
            <w:rFonts w:ascii="Times New Roman" w:hAnsi="Times New Roman" w:cs="Times New Roman"/>
            <w:sz w:val="24"/>
            <w:szCs w:val="24"/>
            <w:lang w:val="en-US"/>
          </w:rPr>
          <w:t xml:space="preserve">Network analysis of multivariate data in psychological science. </w:t>
        </w:r>
      </w:hyperlink>
      <w:r>
        <w:fldChar w:fldCharType="begin"/>
      </w:r>
      <w:r w:rsidRPr="00A142D1">
        <w:rPr>
          <w:lang w:val="en-US"/>
          <w:rPrChange w:id="30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Nature Reviews Methods Primers</w:t>
      </w:r>
      <w:r>
        <w:fldChar w:fldCharType="end"/>
      </w:r>
      <w:r>
        <w:fldChar w:fldCharType="begin"/>
      </w:r>
      <w:r w:rsidRPr="00A142D1">
        <w:rPr>
          <w:lang w:val="en-US"/>
          <w:rPrChange w:id="30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1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1</w:t>
      </w:r>
      <w:r>
        <w:fldChar w:fldCharType="end"/>
      </w:r>
      <w:r>
        <w:fldChar w:fldCharType="begin"/>
      </w:r>
      <w:r w:rsidRPr="00A142D1">
        <w:rPr>
          <w:lang w:val="en-US"/>
          <w:rPrChange w:id="31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1–18. https://doi.org/10.1038/s43586-021-00055-w</w:t>
      </w:r>
      <w:r>
        <w:fldChar w:fldCharType="end"/>
      </w:r>
    </w:p>
    <w:p w14:paraId="00C856E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1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Clamor, A., Lincoln, T. M., &amp; Schulze, L. (2024). </w:t>
      </w:r>
      <w:r>
        <w:fldChar w:fldCharType="end"/>
      </w:r>
      <w:r>
        <w:fldChar w:fldCharType="begin"/>
      </w:r>
      <w:r w:rsidRPr="00A142D1">
        <w:rPr>
          <w:lang w:val="en-US"/>
          <w:rPrChange w:id="31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Emotion Regulation Difficulties in Mental Disorders: A Systematic Review and Multilevel Meta-Analysis of 25 Years of Questionnaire Research</w:t>
      </w:r>
      <w:r>
        <w:fldChar w:fldCharType="end"/>
      </w:r>
      <w:r>
        <w:fldChar w:fldCharType="begin"/>
      </w:r>
      <w:r w:rsidRPr="00A142D1">
        <w:rPr>
          <w:lang w:val="en-US"/>
          <w:rPrChange w:id="31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OSF. https://doi.org/10.31234/osf.io/yzuk8</w:t>
      </w:r>
      <w:r>
        <w:fldChar w:fldCharType="end"/>
      </w:r>
    </w:p>
    <w:p w14:paraId="00C856E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1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Daros, A. R., &amp; Williams, G. E. (2019). A Meta-analysis and Systematic Review of Emotion-Regulation Strategies in Borderline Personality Disorder. </w:t>
      </w:r>
      <w:r>
        <w:fldChar w:fldCharType="end"/>
      </w:r>
      <w:r>
        <w:fldChar w:fldCharType="begin"/>
      </w:r>
      <w:r w:rsidRPr="00A142D1">
        <w:rPr>
          <w:lang w:val="en-US"/>
          <w:rPrChange w:id="31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Harvard Review of Psychiatry</w:t>
      </w:r>
      <w:r>
        <w:fldChar w:fldCharType="end"/>
      </w:r>
      <w:r>
        <w:fldChar w:fldCharType="begin"/>
      </w:r>
      <w:r w:rsidRPr="00A142D1">
        <w:rPr>
          <w:lang w:val="en-US"/>
          <w:rPrChange w:id="31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1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27</w:t>
      </w:r>
      <w:r>
        <w:fldChar w:fldCharType="end"/>
      </w:r>
      <w:r>
        <w:fldChar w:fldCharType="begin"/>
      </w:r>
      <w:r w:rsidRPr="00A142D1">
        <w:rPr>
          <w:lang w:val="en-US"/>
          <w:rPrChange w:id="31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(4), 217–232. https://doi.org/10.1097/HRP.0000000000000212</w:t>
      </w:r>
      <w:r>
        <w:fldChar w:fldCharType="end"/>
      </w:r>
    </w:p>
    <w:p w14:paraId="00C856E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2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Emery, N. N., &amp; Simons, J. S. (2020). The role of affect, emotion management, and attentional bias in young adult drinking: An experience sampling study. </w:t>
      </w:r>
      <w:r>
        <w:fldChar w:fldCharType="end"/>
      </w:r>
      <w:r>
        <w:fldChar w:fldCharType="begin"/>
      </w:r>
      <w:r w:rsidRPr="00A142D1">
        <w:rPr>
          <w:lang w:val="en-US"/>
          <w:rPrChange w:id="32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Psychopharmacology</w:t>
      </w:r>
      <w:r>
        <w:fldChar w:fldCharType="end"/>
      </w:r>
      <w:r>
        <w:fldChar w:fldCharType="begin"/>
      </w:r>
      <w:r w:rsidRPr="00A142D1">
        <w:rPr>
          <w:lang w:val="en-US"/>
          <w:rPrChange w:id="32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2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237</w:t>
      </w:r>
      <w:r>
        <w:fldChar w:fldCharType="end"/>
      </w:r>
      <w:r>
        <w:fldChar w:fldCharType="begin"/>
      </w:r>
      <w:r w:rsidRPr="00A142D1">
        <w:rPr>
          <w:lang w:val="en-US"/>
          <w:rPrChange w:id="32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(5), 1557–1575. https://doi.org/10.1007/s00213-020-05480-5</w:t>
      </w:r>
      <w:r>
        <w:fldChar w:fldCharType="end"/>
      </w:r>
    </w:p>
    <w:p w14:paraId="00C856E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lastRenderedPageBreak/>
        <w:fldChar w:fldCharType="begin"/>
      </w:r>
      <w:r w:rsidRPr="00A142D1">
        <w:rPr>
          <w:lang w:val="en-US"/>
          <w:rPrChange w:id="32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Epskamp, S., Borsboom, D., &amp; Fried, E. I. (2018). Estimating psychological networks and their accuracy: A tutorial paper. </w:t>
      </w:r>
      <w:r>
        <w:fldChar w:fldCharType="end"/>
      </w:r>
      <w:r>
        <w:fldChar w:fldCharType="begin"/>
      </w:r>
      <w:r w:rsidRPr="00A142D1">
        <w:rPr>
          <w:lang w:val="en-US"/>
          <w:rPrChange w:id="32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Behavior Research Methods</w:t>
      </w:r>
      <w:r>
        <w:fldChar w:fldCharType="end"/>
      </w:r>
      <w:r>
        <w:fldChar w:fldCharType="begin"/>
      </w:r>
      <w:r w:rsidRPr="00A142D1">
        <w:rPr>
          <w:lang w:val="en-US"/>
          <w:rPrChange w:id="32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2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50</w:t>
      </w:r>
      <w:r>
        <w:fldChar w:fldCharType="end"/>
      </w:r>
      <w:r>
        <w:fldChar w:fldCharType="begin"/>
      </w:r>
      <w:r w:rsidRPr="00A142D1">
        <w:rPr>
          <w:lang w:val="en-US"/>
          <w:rPrChange w:id="32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195–212. https://doi.org/10.3758/s13428-017-0862-1</w:t>
      </w:r>
      <w:r>
        <w:fldChar w:fldCharType="end"/>
      </w:r>
    </w:p>
    <w:p w14:paraId="00C856E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14">
        <w:r w:rsidRPr="00820490">
          <w:rPr>
            <w:rFonts w:ascii="Times New Roman" w:hAnsi="Times New Roman" w:cs="Times New Roman"/>
            <w:sz w:val="24"/>
            <w:szCs w:val="24"/>
          </w:rPr>
          <w:t xml:space="preserve">Fernandez, K. C., Jazaieri, H., &amp; Gross, J. J. (2016). </w:t>
        </w:r>
        <w:r w:rsidRPr="00820490">
          <w:rPr>
            <w:rFonts w:ascii="Times New Roman" w:hAnsi="Times New Roman" w:cs="Times New Roman"/>
            <w:sz w:val="24"/>
            <w:szCs w:val="24"/>
            <w:lang w:val="en-US"/>
          </w:rPr>
          <w:t xml:space="preserve">Emotion Regulation: A Transdiagnostic Perspective on a New RDoC Domain. </w:t>
        </w:r>
      </w:hyperlink>
      <w:r>
        <w:fldChar w:fldCharType="begin"/>
      </w:r>
      <w:r w:rsidRPr="00A142D1">
        <w:rPr>
          <w:lang w:val="en-US"/>
          <w:rPrChange w:id="33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Cognitive Therapy and Research</w:t>
      </w:r>
      <w:r>
        <w:fldChar w:fldCharType="end"/>
      </w:r>
      <w:r>
        <w:fldChar w:fldCharType="begin"/>
      </w:r>
      <w:r w:rsidRPr="00A142D1">
        <w:rPr>
          <w:lang w:val="en-US"/>
          <w:rPrChange w:id="33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3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40</w:t>
      </w:r>
      <w:r>
        <w:fldChar w:fldCharType="end"/>
      </w:r>
      <w:r>
        <w:fldChar w:fldCharType="begin"/>
      </w:r>
      <w:r w:rsidRPr="00A142D1">
        <w:rPr>
          <w:lang w:val="en-US"/>
          <w:rPrChange w:id="33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(3), 426–440. https://doi.org/10.1007/s10608-016-9772-2</w:t>
      </w:r>
      <w:r>
        <w:fldChar w:fldCharType="end"/>
      </w:r>
    </w:p>
    <w:p w14:paraId="00C856E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3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Flora, D. B. (2020). Your Coefficient Alpha Is Probably Wrong, but Which Coefficient Omega Is Right? A Tutorial on Using R to Obtain Better Reliability Estimates. </w:t>
      </w:r>
      <w:r>
        <w:fldChar w:fldCharType="end"/>
      </w:r>
      <w:r>
        <w:fldChar w:fldCharType="begin"/>
      </w:r>
      <w:r w:rsidRPr="00A142D1">
        <w:rPr>
          <w:lang w:val="en-US"/>
          <w:rPrChange w:id="33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Advances in Methods and Practices in Psychological Science</w:t>
      </w:r>
      <w:r>
        <w:fldChar w:fldCharType="end"/>
      </w:r>
      <w:r>
        <w:fldChar w:fldCharType="begin"/>
      </w:r>
      <w:r w:rsidRPr="00A142D1">
        <w:rPr>
          <w:lang w:val="en-US"/>
          <w:rPrChange w:id="33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251524592095174. https://doi.org/10.1177/2515245920951747</w:t>
      </w:r>
      <w:r>
        <w:fldChar w:fldCharType="end"/>
      </w:r>
    </w:p>
    <w:p w14:paraId="00C856E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3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Forester, G., Schaefer, L. M., Dodd, D. R., Burr, E. K., Bartholomay, J., Berner, L. A., Crosby, R. D., Peterson, C. B., Crow, S. J., Engel, S. G., &amp; Wonderlich, S. A. (2023). Time-of-day and day-of-week patterns of binge eating and relevant psychological vulnerabilities in binge-eating disorder. </w:t>
      </w:r>
      <w:r>
        <w:fldChar w:fldCharType="end"/>
      </w:r>
      <w:r>
        <w:fldChar w:fldCharType="begin"/>
      </w:r>
      <w:r w:rsidRPr="00A142D1">
        <w:rPr>
          <w:lang w:val="en-US"/>
          <w:rPrChange w:id="33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International Journal of Eating Disorders</w:t>
      </w:r>
      <w:r>
        <w:fldChar w:fldCharType="end"/>
      </w:r>
      <w:r>
        <w:fldChar w:fldCharType="begin"/>
      </w:r>
      <w:r w:rsidRPr="00A142D1">
        <w:rPr>
          <w:lang w:val="en-US"/>
          <w:rPrChange w:id="33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4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56</w:t>
      </w:r>
      <w:r>
        <w:fldChar w:fldCharType="end"/>
      </w:r>
      <w:r>
        <w:fldChar w:fldCharType="begin"/>
      </w:r>
      <w:r w:rsidRPr="00A142D1">
        <w:rPr>
          <w:lang w:val="en-US"/>
          <w:rPrChange w:id="34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(9), 1694–1702. https://doi.org/10.1002/eat.23995</w:t>
      </w:r>
      <w:r>
        <w:fldChar w:fldCharType="end"/>
      </w:r>
    </w:p>
    <w:p w14:paraId="00C856E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4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Fried, E. I. (2020). Lack of Theory Building and Testing Impedes Progress in The Factor and Network Literature. </w:t>
      </w:r>
      <w:r>
        <w:fldChar w:fldCharType="end"/>
      </w:r>
      <w:r>
        <w:fldChar w:fldCharType="begin"/>
      </w:r>
      <w:r w:rsidRPr="00A142D1">
        <w:rPr>
          <w:lang w:val="en-US"/>
          <w:rPrChange w:id="34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Psychological Inquiry</w:t>
      </w:r>
      <w:r>
        <w:fldChar w:fldCharType="end"/>
      </w:r>
      <w:r>
        <w:fldChar w:fldCharType="begin"/>
      </w:r>
      <w:r w:rsidRPr="00A142D1">
        <w:rPr>
          <w:lang w:val="en-US"/>
          <w:rPrChange w:id="34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4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31</w:t>
      </w:r>
      <w:r>
        <w:fldChar w:fldCharType="end"/>
      </w:r>
      <w:r>
        <w:fldChar w:fldCharType="begin"/>
      </w:r>
      <w:r w:rsidRPr="00A142D1">
        <w:rPr>
          <w:lang w:val="en-US"/>
          <w:rPrChange w:id="34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(4), 271–288. https://doi.org/10.1080/1047840X.2020.1853461</w:t>
      </w:r>
      <w:r>
        <w:fldChar w:fldCharType="end"/>
      </w:r>
    </w:p>
    <w:p w14:paraId="00C856F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4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Gratz, K. L., &amp; Roemer, L. (2004). Multidimensional Assessment of Emotion Regulation and Dysregulation: Development, Factor Structure, and Initial Validation of the Difficulties in Emotion Regulation Scale. </w:t>
      </w:r>
      <w:r>
        <w:fldChar w:fldCharType="end"/>
      </w:r>
      <w:r>
        <w:fldChar w:fldCharType="begin"/>
      </w:r>
      <w:r w:rsidRPr="00A142D1">
        <w:rPr>
          <w:lang w:val="en-US"/>
          <w:rPrChange w:id="34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Psychopathology and Behavioral Assessment</w:t>
      </w:r>
      <w:r>
        <w:fldChar w:fldCharType="end"/>
      </w:r>
      <w:r>
        <w:fldChar w:fldCharType="begin"/>
      </w:r>
      <w:r w:rsidRPr="00A142D1">
        <w:rPr>
          <w:lang w:val="en-US"/>
          <w:rPrChange w:id="34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5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26</w:t>
      </w:r>
      <w:r>
        <w:fldChar w:fldCharType="end"/>
      </w:r>
      <w:r>
        <w:fldChar w:fldCharType="begin"/>
      </w:r>
      <w:r w:rsidRPr="00A142D1">
        <w:rPr>
          <w:lang w:val="en-US"/>
          <w:rPrChange w:id="35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41–54. https://doi.org/10.1023/B:JOBA.0000007455.08539.94</w:t>
      </w:r>
      <w:r>
        <w:fldChar w:fldCharType="end"/>
      </w:r>
    </w:p>
    <w:p w14:paraId="00C856F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5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Groskurth, K., Bluemke, M., &amp; Lechner, C. M. (2024). Why we need to abandon fixed cutoffs for goodness-of-fit indices: An extensive simulation and possible solutions. </w:t>
      </w:r>
      <w:r>
        <w:fldChar w:fldCharType="end"/>
      </w:r>
      <w:r>
        <w:fldChar w:fldCharType="begin"/>
      </w:r>
      <w:r w:rsidRPr="00A142D1">
        <w:rPr>
          <w:lang w:val="en-US"/>
          <w:rPrChange w:id="35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Behavior Research Methods</w:t>
      </w:r>
      <w:r>
        <w:fldChar w:fldCharType="end"/>
      </w:r>
      <w:r>
        <w:fldChar w:fldCharType="begin"/>
      </w:r>
      <w:r w:rsidRPr="00A142D1">
        <w:rPr>
          <w:lang w:val="en-US"/>
          <w:rPrChange w:id="35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5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56</w:t>
      </w:r>
      <w:r>
        <w:fldChar w:fldCharType="end"/>
      </w:r>
      <w:r>
        <w:fldChar w:fldCharType="begin"/>
      </w:r>
      <w:r w:rsidRPr="00A142D1">
        <w:rPr>
          <w:lang w:val="en-US"/>
          <w:rPrChange w:id="35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(4), 3891–3914. https://doi.org/10.3758/s13428-023-</w:t>
      </w:r>
      <w:r w:rsidRPr="00820490">
        <w:rPr>
          <w:rFonts w:ascii="Times New Roman" w:hAnsi="Times New Roman" w:cs="Times New Roman"/>
          <w:sz w:val="24"/>
          <w:szCs w:val="24"/>
          <w:lang w:val="en-US"/>
        </w:rPr>
        <w:lastRenderedPageBreak/>
        <w:t>02193-3</w:t>
      </w:r>
      <w:r>
        <w:fldChar w:fldCharType="end"/>
      </w:r>
    </w:p>
    <w:p w14:paraId="00C856F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5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Gross, J. J. (2015). The Extended Process Model of Emotion Regulation: Elaborations, Applications, and Future Directions. </w:t>
      </w:r>
      <w:r>
        <w:fldChar w:fldCharType="end"/>
      </w:r>
      <w:r>
        <w:fldChar w:fldCharType="begin"/>
      </w:r>
      <w:r w:rsidRPr="00A142D1">
        <w:rPr>
          <w:lang w:val="en-US"/>
          <w:rPrChange w:id="35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Psychological Inquiry</w:t>
      </w:r>
      <w:r>
        <w:fldChar w:fldCharType="end"/>
      </w:r>
      <w:r>
        <w:fldChar w:fldCharType="begin"/>
      </w:r>
      <w:r w:rsidRPr="00A142D1">
        <w:rPr>
          <w:lang w:val="en-US"/>
          <w:rPrChange w:id="35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6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26</w:t>
      </w:r>
      <w:r>
        <w:fldChar w:fldCharType="end"/>
      </w:r>
      <w:r>
        <w:fldChar w:fldCharType="begin"/>
      </w:r>
      <w:r w:rsidRPr="00A142D1">
        <w:rPr>
          <w:lang w:val="en-US"/>
          <w:rPrChange w:id="36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130–137. https://doi.org/10.1080/1047840X.2015.989751</w:t>
      </w:r>
      <w:r>
        <w:fldChar w:fldCharType="end"/>
      </w:r>
    </w:p>
    <w:p w14:paraId="00C856F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fldChar w:fldCharType="begin"/>
      </w:r>
      <w:r w:rsidRPr="00A142D1">
        <w:rPr>
          <w:lang w:val="en-US"/>
          <w:rPrChange w:id="36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Gross, J. J., &amp; Thompson, R. A. (2007). Emotion Regulation: Conceptual Foundations. In </w:t>
      </w:r>
      <w:r>
        <w:fldChar w:fldCharType="end"/>
      </w:r>
      <w:r>
        <w:fldChar w:fldCharType="begin"/>
      </w:r>
      <w:r w:rsidRPr="00A142D1">
        <w:rPr>
          <w:lang w:val="en-US"/>
          <w:rPrChange w:id="36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Handbook of emotion regulation</w:t>
      </w:r>
      <w:r>
        <w:fldChar w:fldCharType="end"/>
      </w:r>
      <w:r>
        <w:fldChar w:fldCharType="begin"/>
      </w:r>
      <w:r w:rsidRPr="00A142D1">
        <w:rPr>
          <w:lang w:val="en-US"/>
          <w:rPrChange w:id="36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(pp. 3–24). </w:t>
      </w:r>
      <w:r w:rsidRPr="00820490">
        <w:rPr>
          <w:rFonts w:ascii="Times New Roman" w:hAnsi="Times New Roman" w:cs="Times New Roman"/>
          <w:sz w:val="24"/>
          <w:szCs w:val="24"/>
        </w:rPr>
        <w:t>The Guilford Press.</w:t>
      </w:r>
      <w:r>
        <w:fldChar w:fldCharType="end"/>
      </w:r>
    </w:p>
    <w:p w14:paraId="00C856F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15">
        <w:r w:rsidRPr="00820490">
          <w:rPr>
            <w:rFonts w:ascii="Times New Roman" w:hAnsi="Times New Roman" w:cs="Times New Roman"/>
            <w:sz w:val="24"/>
            <w:szCs w:val="24"/>
          </w:rPr>
          <w:t xml:space="preserve">Gutzweiler, R., &amp; In-Albon, T. (2018). Überprüfung der Gütekriterien der deutschen Version der Difficulties in Emotion Regulation Scale in einer klinischen und einer Schülerstichprobe Jugendlicher. </w:t>
        </w:r>
      </w:hyperlink>
      <w:hyperlink r:id="rId16">
        <w:r w:rsidRPr="00820490">
          <w:rPr>
            <w:rFonts w:ascii="Times New Roman" w:hAnsi="Times New Roman" w:cs="Times New Roman"/>
            <w:i/>
            <w:sz w:val="24"/>
            <w:szCs w:val="24"/>
          </w:rPr>
          <w:t>Zeitschrift Für Klinische Psychologie Und Psychotherapie</w:t>
        </w:r>
      </w:hyperlink>
      <w:hyperlink r:id="rId17">
        <w:r w:rsidRPr="00820490">
          <w:rPr>
            <w:rFonts w:ascii="Times New Roman" w:hAnsi="Times New Roman" w:cs="Times New Roman"/>
            <w:sz w:val="24"/>
            <w:szCs w:val="24"/>
          </w:rPr>
          <w:t xml:space="preserve">, </w:t>
        </w:r>
      </w:hyperlink>
      <w:hyperlink r:id="rId18">
        <w:r w:rsidRPr="00820490">
          <w:rPr>
            <w:rFonts w:ascii="Times New Roman" w:hAnsi="Times New Roman" w:cs="Times New Roman"/>
            <w:i/>
            <w:sz w:val="24"/>
            <w:szCs w:val="24"/>
          </w:rPr>
          <w:t>47</w:t>
        </w:r>
      </w:hyperlink>
      <w:hyperlink r:id="rId19">
        <w:r w:rsidRPr="00820490">
          <w:rPr>
            <w:rFonts w:ascii="Times New Roman" w:hAnsi="Times New Roman" w:cs="Times New Roman"/>
            <w:sz w:val="24"/>
            <w:szCs w:val="24"/>
          </w:rPr>
          <w:t>(4), 274–286. https://doi.org/10.1026/1616-3443/a000506</w:t>
        </w:r>
      </w:hyperlink>
    </w:p>
    <w:p w14:paraId="00C856F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0">
        <w:r w:rsidRPr="00820490">
          <w:rPr>
            <w:rFonts w:ascii="Times New Roman" w:hAnsi="Times New Roman" w:cs="Times New Roman"/>
            <w:sz w:val="24"/>
            <w:szCs w:val="24"/>
          </w:rPr>
          <w:t xml:space="preserve">Haslbeck, J. M. B., &amp; van Bork, R. (2024). </w:t>
        </w:r>
        <w:r w:rsidRPr="00820490">
          <w:rPr>
            <w:rFonts w:ascii="Times New Roman" w:hAnsi="Times New Roman" w:cs="Times New Roman"/>
            <w:sz w:val="24"/>
            <w:szCs w:val="24"/>
            <w:lang w:val="en-US"/>
          </w:rPr>
          <w:t xml:space="preserve">Estimating the number of factors in exploratory factor analysis via out-of-sample prediction errors. </w:t>
        </w:r>
      </w:hyperlink>
      <w:r>
        <w:fldChar w:fldCharType="begin"/>
      </w:r>
      <w:r w:rsidRPr="00A142D1">
        <w:rPr>
          <w:lang w:val="en-US"/>
          <w:rPrChange w:id="36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rPr>
        <w:t>Psychological Methods</w:t>
      </w:r>
      <w:r>
        <w:fldChar w:fldCharType="end"/>
      </w:r>
      <w:hyperlink r:id="rId21">
        <w:r w:rsidRPr="00820490">
          <w:rPr>
            <w:rFonts w:ascii="Times New Roman" w:hAnsi="Times New Roman" w:cs="Times New Roman"/>
            <w:sz w:val="24"/>
            <w:szCs w:val="24"/>
          </w:rPr>
          <w:t xml:space="preserve">, </w:t>
        </w:r>
      </w:hyperlink>
      <w:hyperlink r:id="rId22">
        <w:r w:rsidRPr="00820490">
          <w:rPr>
            <w:rFonts w:ascii="Times New Roman" w:hAnsi="Times New Roman" w:cs="Times New Roman"/>
            <w:i/>
            <w:sz w:val="24"/>
            <w:szCs w:val="24"/>
          </w:rPr>
          <w:t>29</w:t>
        </w:r>
      </w:hyperlink>
      <w:hyperlink r:id="rId23">
        <w:r w:rsidRPr="00820490">
          <w:rPr>
            <w:rFonts w:ascii="Times New Roman" w:hAnsi="Times New Roman" w:cs="Times New Roman"/>
            <w:sz w:val="24"/>
            <w:szCs w:val="24"/>
          </w:rPr>
          <w:t>(1), 48–64. https://doi.org/10.1037/met0000528</w:t>
        </w:r>
      </w:hyperlink>
    </w:p>
    <w:p w14:paraId="00C856F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24">
        <w:r w:rsidRPr="00820490">
          <w:rPr>
            <w:rFonts w:ascii="Times New Roman" w:hAnsi="Times New Roman" w:cs="Times New Roman"/>
            <w:sz w:val="24"/>
            <w:szCs w:val="24"/>
          </w:rPr>
          <w:t xml:space="preserve">Hoyer, J., &amp; Gloster, A. T. (2013). Psychologische Flexibilität messen: Der Fragebogen zu Akzeptanz und Handeln II. </w:t>
        </w:r>
      </w:hyperlink>
      <w:hyperlink r:id="rId25">
        <w:r w:rsidRPr="00820490">
          <w:rPr>
            <w:rFonts w:ascii="Times New Roman" w:hAnsi="Times New Roman" w:cs="Times New Roman"/>
            <w:i/>
            <w:sz w:val="24"/>
            <w:szCs w:val="24"/>
          </w:rPr>
          <w:t>Verhaltenstherapie</w:t>
        </w:r>
      </w:hyperlink>
      <w:hyperlink r:id="rId26">
        <w:r w:rsidRPr="00820490">
          <w:rPr>
            <w:rFonts w:ascii="Times New Roman" w:hAnsi="Times New Roman" w:cs="Times New Roman"/>
            <w:sz w:val="24"/>
            <w:szCs w:val="24"/>
          </w:rPr>
          <w:t xml:space="preserve">, </w:t>
        </w:r>
      </w:hyperlink>
      <w:hyperlink r:id="rId27">
        <w:r w:rsidRPr="00820490">
          <w:rPr>
            <w:rFonts w:ascii="Times New Roman" w:hAnsi="Times New Roman" w:cs="Times New Roman"/>
            <w:i/>
            <w:sz w:val="24"/>
            <w:szCs w:val="24"/>
          </w:rPr>
          <w:t>23</w:t>
        </w:r>
      </w:hyperlink>
      <w:hyperlink r:id="rId28">
        <w:r w:rsidRPr="00820490">
          <w:rPr>
            <w:rFonts w:ascii="Times New Roman" w:hAnsi="Times New Roman" w:cs="Times New Roman"/>
            <w:sz w:val="24"/>
            <w:szCs w:val="24"/>
          </w:rPr>
          <w:t>(1), 42–44. https://doi.org/10.1159/000347040</w:t>
        </w:r>
      </w:hyperlink>
    </w:p>
    <w:p w14:paraId="00C856F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29">
        <w:r w:rsidRPr="00820490">
          <w:rPr>
            <w:rFonts w:ascii="Times New Roman" w:hAnsi="Times New Roman" w:cs="Times New Roman"/>
            <w:sz w:val="24"/>
            <w:szCs w:val="24"/>
          </w:rPr>
          <w:t xml:space="preserve">Hu L.-T. &amp; Bentler P. M. (1999). </w:t>
        </w:r>
        <w:r w:rsidRPr="00820490">
          <w:rPr>
            <w:rFonts w:ascii="Times New Roman" w:hAnsi="Times New Roman" w:cs="Times New Roman"/>
            <w:sz w:val="24"/>
            <w:szCs w:val="24"/>
            <w:lang w:val="en-US"/>
          </w:rPr>
          <w:t xml:space="preserve">Cutoff criteria for fit indexes in covariance structure analysis: Conventional criteria versus new alternatives. </w:t>
        </w:r>
      </w:hyperlink>
      <w:r>
        <w:fldChar w:fldCharType="begin"/>
      </w:r>
      <w:r w:rsidRPr="00A142D1">
        <w:rPr>
          <w:lang w:val="en-US"/>
          <w:rPrChange w:id="36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Structural Equation Modeling</w:t>
      </w:r>
      <w:r>
        <w:fldChar w:fldCharType="end"/>
      </w:r>
      <w:r>
        <w:fldChar w:fldCharType="begin"/>
      </w:r>
      <w:r w:rsidRPr="00A142D1">
        <w:rPr>
          <w:lang w:val="en-US"/>
          <w:rPrChange w:id="36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6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6</w:t>
      </w:r>
      <w:r>
        <w:fldChar w:fldCharType="end"/>
      </w:r>
      <w:r>
        <w:fldChar w:fldCharType="begin"/>
      </w:r>
      <w:r w:rsidRPr="00A142D1">
        <w:rPr>
          <w:lang w:val="en-US"/>
          <w:rPrChange w:id="36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(July 2012), 1–55.</w:t>
      </w:r>
      <w:r>
        <w:fldChar w:fldCharType="end"/>
      </w:r>
    </w:p>
    <w:p w14:paraId="00C856F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fldChar w:fldCharType="begin"/>
      </w:r>
      <w:r w:rsidRPr="00A142D1">
        <w:rPr>
          <w:lang w:val="en-US"/>
          <w:rPrChange w:id="37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Klinitzke, G., Romppel, M., Häuser, W., Brähler, E., &amp; Glaesmer, H. (2012). </w:t>
      </w:r>
      <w:r w:rsidRPr="00820490">
        <w:rPr>
          <w:rFonts w:ascii="Times New Roman" w:hAnsi="Times New Roman" w:cs="Times New Roman"/>
          <w:sz w:val="24"/>
          <w:szCs w:val="24"/>
        </w:rPr>
        <w:t xml:space="preserve">Die deutsche Version des Childhood Trauma Questionnaire (CTQ) – psychometrische Eigenschaften in einer bevölkerungsrepräsentativen Stichprobe. </w:t>
      </w:r>
      <w:r>
        <w:fldChar w:fldCharType="end"/>
      </w:r>
      <w:hyperlink r:id="rId30">
        <w:r w:rsidRPr="00820490">
          <w:rPr>
            <w:rFonts w:ascii="Times New Roman" w:hAnsi="Times New Roman" w:cs="Times New Roman"/>
            <w:i/>
            <w:sz w:val="24"/>
            <w:szCs w:val="24"/>
          </w:rPr>
          <w:t>PPmP - Psychotherapie · Psychosomatik · Medizinische Psychologie</w:t>
        </w:r>
      </w:hyperlink>
      <w:hyperlink r:id="rId31">
        <w:r w:rsidRPr="00820490">
          <w:rPr>
            <w:rFonts w:ascii="Times New Roman" w:hAnsi="Times New Roman" w:cs="Times New Roman"/>
            <w:sz w:val="24"/>
            <w:szCs w:val="24"/>
          </w:rPr>
          <w:t xml:space="preserve">, </w:t>
        </w:r>
      </w:hyperlink>
      <w:hyperlink r:id="rId32">
        <w:r w:rsidRPr="00820490">
          <w:rPr>
            <w:rFonts w:ascii="Times New Roman" w:hAnsi="Times New Roman" w:cs="Times New Roman"/>
            <w:i/>
            <w:sz w:val="24"/>
            <w:szCs w:val="24"/>
          </w:rPr>
          <w:t>62</w:t>
        </w:r>
      </w:hyperlink>
      <w:hyperlink r:id="rId33">
        <w:r w:rsidRPr="00820490">
          <w:rPr>
            <w:rFonts w:ascii="Times New Roman" w:hAnsi="Times New Roman" w:cs="Times New Roman"/>
            <w:sz w:val="24"/>
            <w:szCs w:val="24"/>
          </w:rPr>
          <w:t>(02), 47–51. https://doi.org/10.1055/s-0031-1295495</w:t>
        </w:r>
      </w:hyperlink>
    </w:p>
    <w:p w14:paraId="00C856F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34">
        <w:r w:rsidRPr="00820490">
          <w:rPr>
            <w:rFonts w:ascii="Times New Roman" w:hAnsi="Times New Roman" w:cs="Times New Roman"/>
            <w:sz w:val="24"/>
            <w:szCs w:val="24"/>
          </w:rPr>
          <w:t xml:space="preserve">Lavender, J. M., Tull, M. T., DiLillo, D., Messman-Moore, T., &amp; Gratz, K. L. (2017). </w:t>
        </w:r>
        <w:r w:rsidRPr="00820490">
          <w:rPr>
            <w:rFonts w:ascii="Times New Roman" w:hAnsi="Times New Roman" w:cs="Times New Roman"/>
            <w:sz w:val="24"/>
            <w:szCs w:val="24"/>
            <w:lang w:val="en-US"/>
          </w:rPr>
          <w:lastRenderedPageBreak/>
          <w:t xml:space="preserve">Development and Validation of a State-Based Measure of Emotion Dysregulation. </w:t>
        </w:r>
      </w:hyperlink>
      <w:r>
        <w:fldChar w:fldCharType="begin"/>
      </w:r>
      <w:r w:rsidRPr="00A142D1">
        <w:rPr>
          <w:lang w:val="en-US"/>
          <w:rPrChange w:id="37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rPr>
        <w:t>Assessment</w:t>
      </w:r>
      <w:r>
        <w:fldChar w:fldCharType="end"/>
      </w:r>
      <w:hyperlink r:id="rId35">
        <w:r w:rsidRPr="00820490">
          <w:rPr>
            <w:rFonts w:ascii="Times New Roman" w:hAnsi="Times New Roman" w:cs="Times New Roman"/>
            <w:sz w:val="24"/>
            <w:szCs w:val="24"/>
          </w:rPr>
          <w:t xml:space="preserve">, </w:t>
        </w:r>
      </w:hyperlink>
      <w:hyperlink r:id="rId36">
        <w:r w:rsidRPr="00820490">
          <w:rPr>
            <w:rFonts w:ascii="Times New Roman" w:hAnsi="Times New Roman" w:cs="Times New Roman"/>
            <w:i/>
            <w:sz w:val="24"/>
            <w:szCs w:val="24"/>
          </w:rPr>
          <w:t>24</w:t>
        </w:r>
      </w:hyperlink>
      <w:hyperlink r:id="rId37">
        <w:r w:rsidRPr="00820490">
          <w:rPr>
            <w:rFonts w:ascii="Times New Roman" w:hAnsi="Times New Roman" w:cs="Times New Roman"/>
            <w:sz w:val="24"/>
            <w:szCs w:val="24"/>
          </w:rPr>
          <w:t>(2), 197–209. https://doi.org/10.1177/1073191115601218</w:t>
        </w:r>
      </w:hyperlink>
    </w:p>
    <w:p w14:paraId="00C856F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38">
        <w:r w:rsidRPr="00820490">
          <w:rPr>
            <w:rFonts w:ascii="Times New Roman" w:hAnsi="Times New Roman" w:cs="Times New Roman"/>
            <w:sz w:val="24"/>
            <w:szCs w:val="24"/>
          </w:rPr>
          <w:t xml:space="preserve">Mai, R., Niemand, T., &amp; Kraus, S. (2021). </w:t>
        </w:r>
        <w:r w:rsidRPr="00820490">
          <w:rPr>
            <w:rFonts w:ascii="Times New Roman" w:hAnsi="Times New Roman" w:cs="Times New Roman"/>
            <w:sz w:val="24"/>
            <w:szCs w:val="24"/>
            <w:lang w:val="en-US"/>
          </w:rPr>
          <w:t xml:space="preserve">A tailored-fit model evaluation strategy for better decisions about structural equation models. </w:t>
        </w:r>
      </w:hyperlink>
      <w:r>
        <w:fldChar w:fldCharType="begin"/>
      </w:r>
      <w:r w:rsidRPr="00A142D1">
        <w:rPr>
          <w:lang w:val="en-US"/>
          <w:rPrChange w:id="37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Technological Forecasting and Social Change</w:t>
      </w:r>
      <w:r>
        <w:fldChar w:fldCharType="end"/>
      </w:r>
      <w:r>
        <w:fldChar w:fldCharType="begin"/>
      </w:r>
      <w:r w:rsidRPr="00A142D1">
        <w:rPr>
          <w:lang w:val="en-US"/>
          <w:rPrChange w:id="37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7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173</w:t>
      </w:r>
      <w:r>
        <w:fldChar w:fldCharType="end"/>
      </w:r>
      <w:r>
        <w:fldChar w:fldCharType="begin"/>
      </w:r>
      <w:r w:rsidRPr="00A142D1">
        <w:rPr>
          <w:lang w:val="en-US"/>
          <w:rPrChange w:id="37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121142. https://doi.org/10.1016/j.techfore.2021.121142</w:t>
      </w:r>
      <w:r>
        <w:fldChar w:fldCharType="end"/>
      </w:r>
    </w:p>
    <w:p w14:paraId="00C856F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39">
        <w:r w:rsidRPr="00820490">
          <w:rPr>
            <w:rFonts w:ascii="Times New Roman" w:hAnsi="Times New Roman" w:cs="Times New Roman"/>
            <w:sz w:val="24"/>
            <w:szCs w:val="24"/>
          </w:rPr>
          <w:t xml:space="preserve">Marsh, H. W., Morin, A. J. S., Parker, P. D., &amp; Kaur, G. (2014). </w:t>
        </w:r>
        <w:r w:rsidRPr="00820490">
          <w:rPr>
            <w:rFonts w:ascii="Times New Roman" w:hAnsi="Times New Roman" w:cs="Times New Roman"/>
            <w:sz w:val="24"/>
            <w:szCs w:val="24"/>
            <w:lang w:val="en-US"/>
          </w:rPr>
          <w:t xml:space="preserve">Exploratory structural equation modeling: An integration of the best features of exploratory and confirmatory factor analysis. </w:t>
        </w:r>
      </w:hyperlink>
      <w:r>
        <w:fldChar w:fldCharType="begin"/>
      </w:r>
      <w:r w:rsidRPr="00A142D1">
        <w:rPr>
          <w:lang w:val="en-US"/>
          <w:rPrChange w:id="37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Annual Review of Clinical Psychology</w:t>
      </w:r>
      <w:r>
        <w:fldChar w:fldCharType="end"/>
      </w:r>
      <w:r>
        <w:fldChar w:fldCharType="begin"/>
      </w:r>
      <w:r w:rsidRPr="00A142D1">
        <w:rPr>
          <w:lang w:val="en-US"/>
          <w:rPrChange w:id="37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7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10</w:t>
      </w:r>
      <w:r>
        <w:fldChar w:fldCharType="end"/>
      </w:r>
      <w:r>
        <w:fldChar w:fldCharType="begin"/>
      </w:r>
      <w:r w:rsidRPr="00A142D1">
        <w:rPr>
          <w:lang w:val="en-US"/>
          <w:rPrChange w:id="37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(Mimic), 85–110. https://doi.org/10.1146/annurev-clinpsy-032813-153700</w:t>
      </w:r>
      <w:r>
        <w:fldChar w:fldCharType="end"/>
      </w:r>
    </w:p>
    <w:p w14:paraId="00C856F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40">
        <w:r w:rsidRPr="00820490">
          <w:rPr>
            <w:rFonts w:ascii="Times New Roman" w:hAnsi="Times New Roman" w:cs="Times New Roman"/>
            <w:sz w:val="24"/>
            <w:szCs w:val="24"/>
          </w:rPr>
          <w:t xml:space="preserve">McNeish, D., &amp; Wolf, M. G. (2023). </w:t>
        </w:r>
        <w:r w:rsidRPr="00820490">
          <w:rPr>
            <w:rFonts w:ascii="Times New Roman" w:hAnsi="Times New Roman" w:cs="Times New Roman"/>
            <w:sz w:val="24"/>
            <w:szCs w:val="24"/>
            <w:lang w:val="en-US"/>
          </w:rPr>
          <w:t xml:space="preserve">Dynamic fit index cutoffs for confirmatory factor analysis models. </w:t>
        </w:r>
      </w:hyperlink>
      <w:r>
        <w:fldChar w:fldCharType="begin"/>
      </w:r>
      <w:r w:rsidRPr="00A142D1">
        <w:rPr>
          <w:lang w:val="en-US"/>
          <w:rPrChange w:id="38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Psychological Methods</w:t>
      </w:r>
      <w:r>
        <w:fldChar w:fldCharType="end"/>
      </w:r>
      <w:r>
        <w:fldChar w:fldCharType="begin"/>
      </w:r>
      <w:r w:rsidRPr="00A142D1">
        <w:rPr>
          <w:lang w:val="en-US"/>
          <w:rPrChange w:id="38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8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28</w:t>
      </w:r>
      <w:r>
        <w:fldChar w:fldCharType="end"/>
      </w:r>
      <w:r>
        <w:fldChar w:fldCharType="begin"/>
      </w:r>
      <w:r w:rsidRPr="00A142D1">
        <w:rPr>
          <w:lang w:val="en-US"/>
          <w:rPrChange w:id="38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61–88. https://doi.org/10.1037/met0000425</w:t>
      </w:r>
      <w:r>
        <w:fldChar w:fldCharType="end"/>
      </w:r>
    </w:p>
    <w:p w14:paraId="00C856F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1">
        <w:r w:rsidRPr="00820490">
          <w:rPr>
            <w:rFonts w:ascii="Times New Roman" w:hAnsi="Times New Roman" w:cs="Times New Roman"/>
            <w:sz w:val="24"/>
            <w:szCs w:val="24"/>
          </w:rPr>
          <w:t xml:space="preserve">Meule, A., Vögele, C., &amp; Kübler, A. (2011). Psychometrische Evaluation der deutschen Barratt Impulsiveness Scale – Kurzversion (BIS-15). </w:t>
        </w:r>
      </w:hyperlink>
      <w:hyperlink r:id="rId42">
        <w:r w:rsidRPr="00820490">
          <w:rPr>
            <w:rFonts w:ascii="Times New Roman" w:hAnsi="Times New Roman" w:cs="Times New Roman"/>
            <w:i/>
            <w:sz w:val="24"/>
            <w:szCs w:val="24"/>
          </w:rPr>
          <w:t>Diagnostica</w:t>
        </w:r>
      </w:hyperlink>
      <w:hyperlink r:id="rId43">
        <w:r w:rsidRPr="00820490">
          <w:rPr>
            <w:rFonts w:ascii="Times New Roman" w:hAnsi="Times New Roman" w:cs="Times New Roman"/>
            <w:sz w:val="24"/>
            <w:szCs w:val="24"/>
          </w:rPr>
          <w:t xml:space="preserve">, </w:t>
        </w:r>
      </w:hyperlink>
      <w:hyperlink r:id="rId44">
        <w:r w:rsidRPr="00820490">
          <w:rPr>
            <w:rFonts w:ascii="Times New Roman" w:hAnsi="Times New Roman" w:cs="Times New Roman"/>
            <w:i/>
            <w:sz w:val="24"/>
            <w:szCs w:val="24"/>
          </w:rPr>
          <w:t>57</w:t>
        </w:r>
      </w:hyperlink>
      <w:hyperlink r:id="rId45">
        <w:r w:rsidRPr="00820490">
          <w:rPr>
            <w:rFonts w:ascii="Times New Roman" w:hAnsi="Times New Roman" w:cs="Times New Roman"/>
            <w:sz w:val="24"/>
            <w:szCs w:val="24"/>
          </w:rPr>
          <w:t>(3), 126–133. https://doi.org/10.1026/0012-1924/a000042</w:t>
        </w:r>
      </w:hyperlink>
    </w:p>
    <w:p w14:paraId="00C856F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46">
        <w:r w:rsidRPr="00820490">
          <w:rPr>
            <w:rFonts w:ascii="Times New Roman" w:hAnsi="Times New Roman" w:cs="Times New Roman"/>
            <w:sz w:val="24"/>
            <w:szCs w:val="24"/>
          </w:rPr>
          <w:t xml:space="preserve">Michalak, J., Zarbock, G., Drews, M., Otto, D., Mertens, D., Ströhle, G., Schwinger, M., Dahme, B., &amp; Heidenreich, T. (2016). Erfassung von Achtsamkeit mit der deutschen Version des Five Facet Mindfulness Questionnaires (FFMQ-D). </w:t>
        </w:r>
      </w:hyperlink>
      <w:hyperlink r:id="rId47">
        <w:r w:rsidRPr="00820490">
          <w:rPr>
            <w:rFonts w:ascii="Times New Roman" w:hAnsi="Times New Roman" w:cs="Times New Roman"/>
            <w:i/>
            <w:sz w:val="24"/>
            <w:szCs w:val="24"/>
          </w:rPr>
          <w:t>Zeitschrift Für Gesundheitspsychologie</w:t>
        </w:r>
      </w:hyperlink>
      <w:hyperlink r:id="rId48">
        <w:r w:rsidRPr="00820490">
          <w:rPr>
            <w:rFonts w:ascii="Times New Roman" w:hAnsi="Times New Roman" w:cs="Times New Roman"/>
            <w:sz w:val="24"/>
            <w:szCs w:val="24"/>
          </w:rPr>
          <w:t xml:space="preserve">, </w:t>
        </w:r>
      </w:hyperlink>
      <w:hyperlink r:id="rId49">
        <w:r w:rsidRPr="00820490">
          <w:rPr>
            <w:rFonts w:ascii="Times New Roman" w:hAnsi="Times New Roman" w:cs="Times New Roman"/>
            <w:i/>
            <w:sz w:val="24"/>
            <w:szCs w:val="24"/>
          </w:rPr>
          <w:t>24</w:t>
        </w:r>
      </w:hyperlink>
      <w:hyperlink r:id="rId50">
        <w:r w:rsidRPr="00820490">
          <w:rPr>
            <w:rFonts w:ascii="Times New Roman" w:hAnsi="Times New Roman" w:cs="Times New Roman"/>
            <w:sz w:val="24"/>
            <w:szCs w:val="24"/>
          </w:rPr>
          <w:t>(1), 1–12. https://doi.org/10.1026/0943-8149/a000149</w:t>
        </w:r>
      </w:hyperlink>
    </w:p>
    <w:p w14:paraId="00C856F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1">
        <w:r w:rsidRPr="00820490">
          <w:rPr>
            <w:rFonts w:ascii="Times New Roman" w:hAnsi="Times New Roman" w:cs="Times New Roman"/>
            <w:sz w:val="24"/>
            <w:szCs w:val="24"/>
          </w:rPr>
          <w:t xml:space="preserve">Miola, A., Cattarinussi, G., Antiga, G., Caiolo, S., Solmi, M., &amp; Sambataro, F. (2022). </w:t>
        </w:r>
        <w:r w:rsidRPr="00820490">
          <w:rPr>
            <w:rFonts w:ascii="Times New Roman" w:hAnsi="Times New Roman" w:cs="Times New Roman"/>
            <w:sz w:val="24"/>
            <w:szCs w:val="24"/>
            <w:lang w:val="en-US"/>
          </w:rPr>
          <w:t xml:space="preserve">Difficulties in emotion regulation in bipolar disorder: A systematic review and meta-analysis. </w:t>
        </w:r>
      </w:hyperlink>
      <w:r>
        <w:fldChar w:fldCharType="begin"/>
      </w:r>
      <w:r w:rsidRPr="00A142D1">
        <w:rPr>
          <w:lang w:val="en-US"/>
          <w:rPrChange w:id="38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Affective Disorders</w:t>
      </w:r>
      <w:r>
        <w:fldChar w:fldCharType="end"/>
      </w:r>
      <w:r>
        <w:fldChar w:fldCharType="begin"/>
      </w:r>
      <w:r w:rsidRPr="00A142D1">
        <w:rPr>
          <w:lang w:val="en-US"/>
          <w:rPrChange w:id="38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8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302</w:t>
      </w:r>
      <w:r>
        <w:fldChar w:fldCharType="end"/>
      </w:r>
      <w:r>
        <w:fldChar w:fldCharType="begin"/>
      </w:r>
      <w:r w:rsidRPr="00A142D1">
        <w:rPr>
          <w:lang w:val="en-US"/>
          <w:rPrChange w:id="38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352–360. https://doi.org/10.1016/j.jad.2022.01.102</w:t>
      </w:r>
      <w:r>
        <w:fldChar w:fldCharType="end"/>
      </w:r>
    </w:p>
    <w:p w14:paraId="00C85700"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8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Montoya, A. K., &amp; Edwards, M. C. (2021). The Poor Fit of Model Fit for Selecting Number of Factors in Exploratory Factor Analysis for Scale Evaluation. </w:t>
      </w:r>
      <w:r>
        <w:fldChar w:fldCharType="end"/>
      </w:r>
      <w:r>
        <w:fldChar w:fldCharType="begin"/>
      </w:r>
      <w:r w:rsidRPr="00A142D1">
        <w:rPr>
          <w:lang w:val="en-US"/>
          <w:rPrChange w:id="38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 xml:space="preserve">Educational and </w:t>
      </w:r>
      <w:r w:rsidRPr="00820490">
        <w:rPr>
          <w:rFonts w:ascii="Times New Roman" w:hAnsi="Times New Roman" w:cs="Times New Roman"/>
          <w:i/>
          <w:sz w:val="24"/>
          <w:szCs w:val="24"/>
          <w:lang w:val="en-US"/>
        </w:rPr>
        <w:lastRenderedPageBreak/>
        <w:t>Psychological Measurement</w:t>
      </w:r>
      <w:r>
        <w:fldChar w:fldCharType="end"/>
      </w:r>
      <w:r>
        <w:fldChar w:fldCharType="begin"/>
      </w:r>
      <w:r w:rsidRPr="00A142D1">
        <w:rPr>
          <w:lang w:val="en-US"/>
          <w:rPrChange w:id="39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9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81</w:t>
      </w:r>
      <w:r>
        <w:fldChar w:fldCharType="end"/>
      </w:r>
      <w:r>
        <w:fldChar w:fldCharType="begin"/>
      </w:r>
      <w:r w:rsidRPr="00A142D1">
        <w:rPr>
          <w:lang w:val="en-US"/>
          <w:rPrChange w:id="39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(3), 413–440. https://doi.org/10.1177/0013164420942899</w:t>
      </w:r>
      <w:r>
        <w:fldChar w:fldCharType="end"/>
      </w:r>
    </w:p>
    <w:p w14:paraId="00C85701"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39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Niemand, T., &amp; Mai, R. (2018). Flexible cutoff values for fit indices in the evaluation of structural equation models. </w:t>
      </w:r>
      <w:r>
        <w:fldChar w:fldCharType="end"/>
      </w:r>
      <w:r>
        <w:fldChar w:fldCharType="begin"/>
      </w:r>
      <w:r w:rsidRPr="00A142D1">
        <w:rPr>
          <w:lang w:val="en-US"/>
          <w:rPrChange w:id="39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the Academy of Marketing Science</w:t>
      </w:r>
      <w:r>
        <w:fldChar w:fldCharType="end"/>
      </w:r>
      <w:r>
        <w:fldChar w:fldCharType="begin"/>
      </w:r>
      <w:r w:rsidRPr="00A142D1">
        <w:rPr>
          <w:lang w:val="en-US"/>
          <w:rPrChange w:id="39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39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46</w:t>
      </w:r>
      <w:r>
        <w:fldChar w:fldCharType="end"/>
      </w:r>
      <w:r>
        <w:fldChar w:fldCharType="begin"/>
      </w:r>
      <w:r w:rsidRPr="00A142D1">
        <w:rPr>
          <w:lang w:val="en-US"/>
          <w:rPrChange w:id="39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(6), 1148–1172. https://doi.org/10.1007/s11747-018-0602-9</w:t>
      </w:r>
      <w:r>
        <w:fldChar w:fldCharType="end"/>
      </w:r>
    </w:p>
    <w:p w14:paraId="00C85702"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hyperlink r:id="rId52">
        <w:r w:rsidRPr="00820490">
          <w:rPr>
            <w:rFonts w:ascii="Times New Roman" w:hAnsi="Times New Roman" w:cs="Times New Roman"/>
            <w:sz w:val="24"/>
            <w:szCs w:val="24"/>
          </w:rPr>
          <w:t xml:space="preserve">Nilges, P., &amp; Essau, C. (2021). </w:t>
        </w:r>
      </w:hyperlink>
      <w:hyperlink r:id="rId53">
        <w:r w:rsidRPr="00820490">
          <w:rPr>
            <w:rFonts w:ascii="Times New Roman" w:hAnsi="Times New Roman" w:cs="Times New Roman"/>
            <w:i/>
            <w:sz w:val="24"/>
            <w:szCs w:val="24"/>
          </w:rPr>
          <w:t>DASS. Depressions-Angst-Stress-Skalen—Deutschsprachige Kurzfassung</w:t>
        </w:r>
      </w:hyperlink>
      <w:hyperlink r:id="rId54">
        <w:r w:rsidRPr="00820490">
          <w:rPr>
            <w:rFonts w:ascii="Times New Roman" w:hAnsi="Times New Roman" w:cs="Times New Roman"/>
            <w:sz w:val="24"/>
            <w:szCs w:val="24"/>
          </w:rPr>
          <w:t>. https://www.psycharchives.org/en/item/5bcda8ff-b672-43e3-a6e8-6cbc598bf37e</w:t>
        </w:r>
      </w:hyperlink>
    </w:p>
    <w:p w14:paraId="00C85703"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5">
        <w:r w:rsidRPr="00820490">
          <w:rPr>
            <w:rFonts w:ascii="Times New Roman" w:hAnsi="Times New Roman" w:cs="Times New Roman"/>
            <w:sz w:val="24"/>
            <w:szCs w:val="24"/>
          </w:rPr>
          <w:t xml:space="preserve">O’Brien, S. T., Dozo, N., Hinton, J. D. X., Moeck, E. K., Susanto, R., Jayaputera, G. T., Sinnott, R. O., Vu, D., Alvarez-Jimenez, M., Gleeson, J., &amp; Koval, P. (2024). </w:t>
        </w:r>
        <w:r w:rsidRPr="00820490">
          <w:rPr>
            <w:rFonts w:ascii="Times New Roman" w:hAnsi="Times New Roman" w:cs="Times New Roman"/>
            <w:sz w:val="24"/>
            <w:szCs w:val="24"/>
            <w:lang w:val="en-US"/>
          </w:rPr>
          <w:t xml:space="preserve">SEMA3: A free smartphone platform for daily life surveys. </w:t>
        </w:r>
      </w:hyperlink>
      <w:r>
        <w:fldChar w:fldCharType="begin"/>
      </w:r>
      <w:r w:rsidRPr="00A142D1">
        <w:rPr>
          <w:lang w:val="en-US"/>
          <w:rPrChange w:id="39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Behavior Research Methods</w:t>
      </w:r>
      <w:r>
        <w:fldChar w:fldCharType="end"/>
      </w:r>
      <w:r>
        <w:fldChar w:fldCharType="begin"/>
      </w:r>
      <w:r w:rsidRPr="00A142D1">
        <w:rPr>
          <w:lang w:val="en-US"/>
          <w:rPrChange w:id="39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0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56</w:t>
      </w:r>
      <w:r>
        <w:fldChar w:fldCharType="end"/>
      </w:r>
      <w:r>
        <w:fldChar w:fldCharType="begin"/>
      </w:r>
      <w:r w:rsidRPr="00A142D1">
        <w:rPr>
          <w:lang w:val="en-US"/>
          <w:rPrChange w:id="40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(7), 7691–7706. https://doi.org/10.3758/s13428-024-02445-w</w:t>
      </w:r>
      <w:r>
        <w:fldChar w:fldCharType="end"/>
      </w:r>
    </w:p>
    <w:p w14:paraId="00C85704"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56">
        <w:r w:rsidRPr="00820490">
          <w:rPr>
            <w:rFonts w:ascii="Times New Roman" w:hAnsi="Times New Roman" w:cs="Times New Roman"/>
            <w:sz w:val="24"/>
            <w:szCs w:val="24"/>
          </w:rPr>
          <w:t xml:space="preserve">Pavlacic, J. M., Witcraft, S. M., Dixon, L. J., Buchanan, E. M., &amp; Schulenberg, S. E. (2022). </w:t>
        </w:r>
        <w:r w:rsidRPr="00820490">
          <w:rPr>
            <w:rFonts w:ascii="Times New Roman" w:hAnsi="Times New Roman" w:cs="Times New Roman"/>
            <w:sz w:val="24"/>
            <w:szCs w:val="24"/>
            <w:lang w:val="en-US"/>
          </w:rPr>
          <w:t xml:space="preserve">Daily changes in state emotion regulation abilities predict positive and negative affect. </w:t>
        </w:r>
      </w:hyperlink>
      <w:r>
        <w:fldChar w:fldCharType="begin"/>
      </w:r>
      <w:r w:rsidRPr="00A142D1">
        <w:rPr>
          <w:lang w:val="en-US"/>
          <w:rPrChange w:id="40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Contextual Behavioral Science</w:t>
      </w:r>
      <w:r>
        <w:fldChar w:fldCharType="end"/>
      </w:r>
      <w:r>
        <w:fldChar w:fldCharType="begin"/>
      </w:r>
      <w:r w:rsidRPr="00A142D1">
        <w:rPr>
          <w:lang w:val="en-US"/>
          <w:rPrChange w:id="40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0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26</w:t>
      </w:r>
      <w:r>
        <w:fldChar w:fldCharType="end"/>
      </w:r>
      <w:r>
        <w:fldChar w:fldCharType="begin"/>
      </w:r>
      <w:r w:rsidRPr="00A142D1">
        <w:rPr>
          <w:lang w:val="en-US"/>
          <w:rPrChange w:id="40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63–68. https://doi.org/10.1016/j.jcbs.2022.08.006</w:t>
      </w:r>
      <w:r>
        <w:fldChar w:fldCharType="end"/>
      </w:r>
    </w:p>
    <w:p w14:paraId="00C85705"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fldChar w:fldCharType="begin"/>
      </w:r>
      <w:r w:rsidRPr="00A142D1">
        <w:rPr>
          <w:lang w:val="en-US"/>
          <w:rPrChange w:id="40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Prokofieva, M., Zarate, D., Parker, A., Palikara, O., &amp; Stavropoulos, V. (2023). Exploratory structural equation modeling: A streamlined step by step approach using the R Project software. </w:t>
      </w:r>
      <w:r>
        <w:fldChar w:fldCharType="end"/>
      </w:r>
      <w:r>
        <w:fldChar w:fldCharType="begin"/>
      </w:r>
      <w:r w:rsidRPr="00A142D1">
        <w:rPr>
          <w:lang w:val="en-US"/>
          <w:rPrChange w:id="40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rPr>
        <w:t>BMC Psychiatry</w:t>
      </w:r>
      <w:r>
        <w:fldChar w:fldCharType="end"/>
      </w:r>
      <w:hyperlink r:id="rId57">
        <w:r w:rsidRPr="00820490">
          <w:rPr>
            <w:rFonts w:ascii="Times New Roman" w:hAnsi="Times New Roman" w:cs="Times New Roman"/>
            <w:sz w:val="24"/>
            <w:szCs w:val="24"/>
          </w:rPr>
          <w:t xml:space="preserve">, </w:t>
        </w:r>
      </w:hyperlink>
      <w:hyperlink r:id="rId58">
        <w:r w:rsidRPr="00820490">
          <w:rPr>
            <w:rFonts w:ascii="Times New Roman" w:hAnsi="Times New Roman" w:cs="Times New Roman"/>
            <w:i/>
            <w:sz w:val="24"/>
            <w:szCs w:val="24"/>
          </w:rPr>
          <w:t>23</w:t>
        </w:r>
      </w:hyperlink>
      <w:hyperlink r:id="rId59">
        <w:r w:rsidRPr="00820490">
          <w:rPr>
            <w:rFonts w:ascii="Times New Roman" w:hAnsi="Times New Roman" w:cs="Times New Roman"/>
            <w:sz w:val="24"/>
            <w:szCs w:val="24"/>
          </w:rPr>
          <w:t>(1), 546. https://doi.org/10.1186/s12888-023-05028-9</w:t>
        </w:r>
      </w:hyperlink>
    </w:p>
    <w:p w14:paraId="00C85706"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0">
        <w:r w:rsidRPr="00820490">
          <w:rPr>
            <w:rFonts w:ascii="Times New Roman" w:hAnsi="Times New Roman" w:cs="Times New Roman"/>
            <w:sz w:val="24"/>
            <w:szCs w:val="24"/>
          </w:rPr>
          <w:t xml:space="preserve">Pruessner, L., Holt, D. V., Gölz, R., Sevcenko, N., Hofmann, S. G., &amp; Backenstrass, M. (2020). Psychometrische Eigenschaften der deutschsprachigen Version des Interpersonal Emotion Regulation Questionnaire. </w:t>
        </w:r>
      </w:hyperlink>
      <w:hyperlink r:id="rId61">
        <w:r w:rsidRPr="00820490">
          <w:rPr>
            <w:rFonts w:ascii="Times New Roman" w:hAnsi="Times New Roman" w:cs="Times New Roman"/>
            <w:i/>
            <w:sz w:val="24"/>
            <w:szCs w:val="24"/>
            <w:lang w:val="en-US"/>
          </w:rPr>
          <w:t>Diagnostica</w:t>
        </w:r>
      </w:hyperlink>
      <w:r>
        <w:fldChar w:fldCharType="begin"/>
      </w:r>
      <w:r w:rsidRPr="00A142D1">
        <w:rPr>
          <w:lang w:val="en-US"/>
          <w:rPrChange w:id="40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0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66</w:t>
      </w:r>
      <w:r>
        <w:fldChar w:fldCharType="end"/>
      </w:r>
      <w:r>
        <w:fldChar w:fldCharType="begin"/>
      </w:r>
      <w:r w:rsidRPr="00A142D1">
        <w:rPr>
          <w:lang w:val="en-US"/>
          <w:rPrChange w:id="41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62–73. https://doi.org/10.1026/0012-1924/a000239</w:t>
      </w:r>
      <w:r>
        <w:fldChar w:fldCharType="end"/>
      </w:r>
    </w:p>
    <w:p w14:paraId="00C85707"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41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Reid, Mj., Omlin, X., Espie, Ca., Sharman, R., Tamm, S., &amp; Kyle, Sd. (2022). </w:t>
      </w:r>
      <w:r>
        <w:fldChar w:fldCharType="end"/>
      </w:r>
      <w:r>
        <w:fldChar w:fldCharType="begin"/>
      </w:r>
      <w:r w:rsidRPr="00A142D1">
        <w:rPr>
          <w:lang w:val="en-US"/>
          <w:rPrChange w:id="41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 xml:space="preserve">The effect of sleep continuity disruption on multimodal emotion processing and regulation: A </w:t>
      </w:r>
      <w:r w:rsidRPr="00820490">
        <w:rPr>
          <w:rFonts w:ascii="Times New Roman" w:hAnsi="Times New Roman" w:cs="Times New Roman"/>
          <w:i/>
          <w:sz w:val="24"/>
          <w:szCs w:val="24"/>
          <w:lang w:val="en-US"/>
        </w:rPr>
        <w:lastRenderedPageBreak/>
        <w:t>laboratory-based, randomized, controlled experiment in good sleepers</w:t>
      </w:r>
      <w:r>
        <w:fldChar w:fldCharType="end"/>
      </w:r>
      <w:r>
        <w:fldChar w:fldCharType="begin"/>
      </w:r>
      <w:r w:rsidRPr="00A142D1">
        <w:rPr>
          <w:lang w:val="en-US"/>
          <w:rPrChange w:id="41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https://doi.org/10.1101/2022.04.22.489209</w:t>
      </w:r>
      <w:r>
        <w:fldChar w:fldCharType="end"/>
      </w:r>
    </w:p>
    <w:p w14:paraId="00C85708"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41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Rosseel, Y. (2012). lavaan: An R Package for Structural Equation Modeling. </w:t>
      </w:r>
      <w:r>
        <w:fldChar w:fldCharType="end"/>
      </w:r>
      <w:r>
        <w:fldChar w:fldCharType="begin"/>
      </w:r>
      <w:r w:rsidRPr="00A142D1">
        <w:rPr>
          <w:lang w:val="en-US"/>
          <w:rPrChange w:id="41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Statistical Software</w:t>
      </w:r>
      <w:r>
        <w:fldChar w:fldCharType="end"/>
      </w:r>
      <w:r>
        <w:fldChar w:fldCharType="begin"/>
      </w:r>
      <w:r w:rsidRPr="00A142D1">
        <w:rPr>
          <w:lang w:val="en-US"/>
          <w:rPrChange w:id="41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1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48</w:t>
      </w:r>
      <w:r>
        <w:fldChar w:fldCharType="end"/>
      </w:r>
      <w:r>
        <w:fldChar w:fldCharType="begin"/>
      </w:r>
      <w:r w:rsidRPr="00A142D1">
        <w:rPr>
          <w:lang w:val="en-US"/>
          <w:rPrChange w:id="41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1–36. https://doi.org/10.18637/jss.v048.i02</w:t>
      </w:r>
      <w:r>
        <w:fldChar w:fldCharType="end"/>
      </w:r>
    </w:p>
    <w:p w14:paraId="00C85709"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41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Sousa, R., Linharelhos, M., Silva, D. R. D., &amp; Rijo, D. (2023). The difficulties in emotion regulation scale: Dimensionality, measurement invariance, and physiological correlates in community adolescents. </w:t>
      </w:r>
      <w:r>
        <w:fldChar w:fldCharType="end"/>
      </w:r>
      <w:r>
        <w:fldChar w:fldCharType="begin"/>
      </w:r>
      <w:r w:rsidRPr="00A142D1">
        <w:rPr>
          <w:lang w:val="en-US"/>
          <w:rPrChange w:id="42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Journal of Clinical Psychology</w:t>
      </w:r>
      <w:r>
        <w:fldChar w:fldCharType="end"/>
      </w:r>
      <w:r>
        <w:fldChar w:fldCharType="begin"/>
      </w:r>
      <w:r w:rsidRPr="00A142D1">
        <w:rPr>
          <w:lang w:val="en-US"/>
          <w:rPrChange w:id="42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2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79</w:t>
      </w:r>
      <w:r>
        <w:fldChar w:fldCharType="end"/>
      </w:r>
      <w:r>
        <w:fldChar w:fldCharType="begin"/>
      </w:r>
      <w:r w:rsidRPr="00A142D1">
        <w:rPr>
          <w:lang w:val="en-US"/>
          <w:rPrChange w:id="42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(10), 2351–2363. https://doi.org/10.1002/jclp.23553</w:t>
      </w:r>
      <w:r>
        <w:fldChar w:fldCharType="end"/>
      </w:r>
    </w:p>
    <w:p w14:paraId="00C8570A"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42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Stellern, J., Xiao, K. B., Grennell, E., Sanches, M., Gowin, J. L., &amp; Sloan, M. E. (2023). Emotion regulation in substance use disorders: A systematic review and meta-analysis. </w:t>
      </w:r>
      <w:r>
        <w:fldChar w:fldCharType="end"/>
      </w:r>
      <w:r>
        <w:fldChar w:fldCharType="begin"/>
      </w:r>
      <w:r w:rsidRPr="00A142D1">
        <w:rPr>
          <w:lang w:val="en-US"/>
          <w:rPrChange w:id="42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Addiction</w:t>
      </w:r>
      <w:r>
        <w:fldChar w:fldCharType="end"/>
      </w:r>
      <w:r>
        <w:fldChar w:fldCharType="begin"/>
      </w:r>
      <w:r w:rsidRPr="00A142D1">
        <w:rPr>
          <w:lang w:val="en-US"/>
          <w:rPrChange w:id="42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2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118</w:t>
      </w:r>
      <w:r>
        <w:fldChar w:fldCharType="end"/>
      </w:r>
      <w:r>
        <w:fldChar w:fldCharType="begin"/>
      </w:r>
      <w:r w:rsidRPr="00A142D1">
        <w:rPr>
          <w:lang w:val="en-US"/>
          <w:rPrChange w:id="42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(1), 30–47. https://doi.org/10.1111/add.16001</w:t>
      </w:r>
      <w:r>
        <w:fldChar w:fldCharType="end"/>
      </w:r>
    </w:p>
    <w:p w14:paraId="00C8570B"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r>
        <w:fldChar w:fldCharType="begin"/>
      </w:r>
      <w:r w:rsidRPr="00A142D1">
        <w:rPr>
          <w:lang w:val="en-US"/>
          <w:rPrChange w:id="42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Tiede, T. (2020, July 14). </w:t>
      </w:r>
      <w:r>
        <w:fldChar w:fldCharType="end"/>
      </w:r>
      <w:r>
        <w:fldChar w:fldCharType="begin"/>
      </w:r>
      <w:r w:rsidRPr="00A142D1">
        <w:rPr>
          <w:lang w:val="en-US"/>
          <w:rPrChange w:id="43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How did I feel? Recalling reported core affect in light of its fluctuation, the present state, and individual degrees of neuroticism</w:t>
      </w:r>
      <w:r>
        <w:fldChar w:fldCharType="end"/>
      </w:r>
      <w:r>
        <w:fldChar w:fldCharType="begin"/>
      </w:r>
      <w:r w:rsidRPr="00A142D1">
        <w:rPr>
          <w:lang w:val="en-US"/>
          <w:rPrChange w:id="431"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[Info:eu-repo/semantics/masterThesis]. University of Twente. https://essay.utwente.nl/82569/</w:t>
      </w:r>
      <w:r>
        <w:fldChar w:fldCharType="end"/>
      </w:r>
    </w:p>
    <w:p w14:paraId="00C8570C"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fldChar w:fldCharType="begin"/>
      </w:r>
      <w:r w:rsidRPr="00A142D1">
        <w:rPr>
          <w:lang w:val="en-US"/>
          <w:rPrChange w:id="432"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Vuong, Q. H. (1989). Likelihood Ratio Tests for Model Selection and Non-Nested Hypotheses. </w:t>
      </w:r>
      <w:r>
        <w:fldChar w:fldCharType="end"/>
      </w:r>
      <w:r>
        <w:fldChar w:fldCharType="begin"/>
      </w:r>
      <w:r w:rsidRPr="00A142D1">
        <w:rPr>
          <w:lang w:val="en-US"/>
          <w:rPrChange w:id="433"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rPr>
        <w:t>Econometrica</w:t>
      </w:r>
      <w:r>
        <w:fldChar w:fldCharType="end"/>
      </w:r>
      <w:hyperlink r:id="rId62">
        <w:r w:rsidRPr="00820490">
          <w:rPr>
            <w:rFonts w:ascii="Times New Roman" w:hAnsi="Times New Roman" w:cs="Times New Roman"/>
            <w:sz w:val="24"/>
            <w:szCs w:val="24"/>
          </w:rPr>
          <w:t xml:space="preserve">, </w:t>
        </w:r>
      </w:hyperlink>
      <w:hyperlink r:id="rId63">
        <w:r w:rsidRPr="00820490">
          <w:rPr>
            <w:rFonts w:ascii="Times New Roman" w:hAnsi="Times New Roman" w:cs="Times New Roman"/>
            <w:i/>
            <w:sz w:val="24"/>
            <w:szCs w:val="24"/>
          </w:rPr>
          <w:t>57</w:t>
        </w:r>
      </w:hyperlink>
      <w:hyperlink r:id="rId64">
        <w:r w:rsidRPr="00820490">
          <w:rPr>
            <w:rFonts w:ascii="Times New Roman" w:hAnsi="Times New Roman" w:cs="Times New Roman"/>
            <w:sz w:val="24"/>
            <w:szCs w:val="24"/>
          </w:rPr>
          <w:t>(2), 307–333. https://doi.org/10.2307/1912557</w:t>
        </w:r>
      </w:hyperlink>
    </w:p>
    <w:p w14:paraId="00C8570D"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5">
        <w:r w:rsidRPr="00820490">
          <w:rPr>
            <w:rFonts w:ascii="Times New Roman" w:hAnsi="Times New Roman" w:cs="Times New Roman"/>
            <w:sz w:val="24"/>
            <w:szCs w:val="24"/>
          </w:rPr>
          <w:t xml:space="preserve">Weathers, F. W., Blake, D. D., Schnurr, P. P., Kaloupek, D. G., Marx, B. P., &amp; Keane, T. M. (2013). </w:t>
        </w:r>
      </w:hyperlink>
      <w:hyperlink r:id="rId66">
        <w:r w:rsidRPr="00820490">
          <w:rPr>
            <w:rFonts w:ascii="Times New Roman" w:hAnsi="Times New Roman" w:cs="Times New Roman"/>
            <w:i/>
            <w:sz w:val="24"/>
            <w:szCs w:val="24"/>
            <w:lang w:val="en-US"/>
          </w:rPr>
          <w:t>The Clinician-Administered PTSD Scale for DSM-5 (CAPS-5)</w:t>
        </w:r>
      </w:hyperlink>
      <w:r>
        <w:fldChar w:fldCharType="begin"/>
      </w:r>
      <w:r w:rsidRPr="00A142D1">
        <w:rPr>
          <w:lang w:val="en-US"/>
          <w:rPrChange w:id="434"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www.ptsd.va.gov.</w:t>
      </w:r>
      <w:r>
        <w:fldChar w:fldCharType="end"/>
      </w:r>
    </w:p>
    <w:p w14:paraId="00C8570E"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lang w:val="en-US"/>
        </w:rPr>
      </w:pPr>
      <w:hyperlink r:id="rId67">
        <w:r w:rsidRPr="00820490">
          <w:rPr>
            <w:rFonts w:ascii="Times New Roman" w:hAnsi="Times New Roman" w:cs="Times New Roman"/>
            <w:sz w:val="24"/>
            <w:szCs w:val="24"/>
          </w:rPr>
          <w:t xml:space="preserve">Werthmann, J., Renner, F., Roefs, A., Huibers, M. J. H., Plumanns, L., Krott, N., &amp; Jansen, A. (2014). </w:t>
        </w:r>
        <w:r w:rsidRPr="00820490">
          <w:rPr>
            <w:rFonts w:ascii="Times New Roman" w:hAnsi="Times New Roman" w:cs="Times New Roman"/>
            <w:sz w:val="24"/>
            <w:szCs w:val="24"/>
            <w:lang w:val="en-US"/>
          </w:rPr>
          <w:t xml:space="preserve">Looking at food in sad mood: Do attention biases lead emotional eaters into overeating after a negative mood induction? </w:t>
        </w:r>
      </w:hyperlink>
      <w:r>
        <w:fldChar w:fldCharType="begin"/>
      </w:r>
      <w:r w:rsidRPr="00A142D1">
        <w:rPr>
          <w:lang w:val="en-US"/>
          <w:rPrChange w:id="435"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Eating Behaviors</w:t>
      </w:r>
      <w:r>
        <w:fldChar w:fldCharType="end"/>
      </w:r>
      <w:r>
        <w:fldChar w:fldCharType="begin"/>
      </w:r>
      <w:r w:rsidRPr="00A142D1">
        <w:rPr>
          <w:lang w:val="en-US"/>
          <w:rPrChange w:id="436"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 </w:t>
      </w:r>
      <w:r>
        <w:fldChar w:fldCharType="end"/>
      </w:r>
      <w:r>
        <w:fldChar w:fldCharType="begin"/>
      </w:r>
      <w:r w:rsidRPr="00A142D1">
        <w:rPr>
          <w:lang w:val="en-US"/>
          <w:rPrChange w:id="437"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lang w:val="en-US"/>
        </w:rPr>
        <w:t>15</w:t>
      </w:r>
      <w:r>
        <w:fldChar w:fldCharType="end"/>
      </w:r>
      <w:r>
        <w:fldChar w:fldCharType="begin"/>
      </w:r>
      <w:r w:rsidRPr="00A142D1">
        <w:rPr>
          <w:lang w:val="en-US"/>
          <w:rPrChange w:id="438"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(2), 230–236. https://doi.org/10.1016/j.eatbeh.2014.02.001</w:t>
      </w:r>
      <w:r>
        <w:fldChar w:fldCharType="end"/>
      </w:r>
    </w:p>
    <w:p w14:paraId="00C8570F" w14:textId="77777777" w:rsidR="00AA525C" w:rsidRPr="00820490" w:rsidRDefault="005F5AD8">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fldChar w:fldCharType="begin"/>
      </w:r>
      <w:r w:rsidRPr="00A142D1">
        <w:rPr>
          <w:lang w:val="en-US"/>
          <w:rPrChange w:id="439"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sz w:val="24"/>
          <w:szCs w:val="24"/>
          <w:lang w:val="en-US"/>
        </w:rPr>
        <w:t xml:space="preserve">Wolf, E. J., Harrington, K. M., Clark, S. L., &amp; Miller, M. W. (2013). Sample Size Requirements for Structural Equation Models: An Evaluation of Power, Bias, and </w:t>
      </w:r>
      <w:r w:rsidRPr="00820490">
        <w:rPr>
          <w:rFonts w:ascii="Times New Roman" w:hAnsi="Times New Roman" w:cs="Times New Roman"/>
          <w:sz w:val="24"/>
          <w:szCs w:val="24"/>
          <w:lang w:val="en-US"/>
        </w:rPr>
        <w:lastRenderedPageBreak/>
        <w:t xml:space="preserve">Solution Propriety. </w:t>
      </w:r>
      <w:r>
        <w:fldChar w:fldCharType="end"/>
      </w:r>
      <w:r>
        <w:fldChar w:fldCharType="begin"/>
      </w:r>
      <w:r w:rsidRPr="00A142D1">
        <w:rPr>
          <w:lang w:val="en-US"/>
          <w:rPrChange w:id="440" w:author="Maurizio Sicorello" w:date="2025-04-01T17:24:00Z" w16du:dateUtc="2025-04-01T15:24:00Z">
            <w:rPr/>
          </w:rPrChange>
        </w:rPr>
        <w:instrText>HYPERLINK "https://www.zotero.org/google-docs/?ih4Jif" \h</w:instrText>
      </w:r>
      <w:r>
        <w:fldChar w:fldCharType="separate"/>
      </w:r>
      <w:r w:rsidRPr="00820490">
        <w:rPr>
          <w:rFonts w:ascii="Times New Roman" w:hAnsi="Times New Roman" w:cs="Times New Roman"/>
          <w:i/>
          <w:sz w:val="24"/>
          <w:szCs w:val="24"/>
        </w:rPr>
        <w:t>Educational and Psychological Measurement</w:t>
      </w:r>
      <w:r>
        <w:fldChar w:fldCharType="end"/>
      </w:r>
      <w:hyperlink r:id="rId68">
        <w:r w:rsidRPr="00820490">
          <w:rPr>
            <w:rFonts w:ascii="Times New Roman" w:hAnsi="Times New Roman" w:cs="Times New Roman"/>
            <w:sz w:val="24"/>
            <w:szCs w:val="24"/>
          </w:rPr>
          <w:t xml:space="preserve">, </w:t>
        </w:r>
      </w:hyperlink>
      <w:hyperlink r:id="rId69">
        <w:r w:rsidRPr="00820490">
          <w:rPr>
            <w:rFonts w:ascii="Times New Roman" w:hAnsi="Times New Roman" w:cs="Times New Roman"/>
            <w:i/>
            <w:sz w:val="24"/>
            <w:szCs w:val="24"/>
          </w:rPr>
          <w:t>76</w:t>
        </w:r>
      </w:hyperlink>
      <w:hyperlink r:id="rId70">
        <w:r w:rsidRPr="00820490">
          <w:rPr>
            <w:rFonts w:ascii="Times New Roman" w:hAnsi="Times New Roman" w:cs="Times New Roman"/>
            <w:sz w:val="24"/>
            <w:szCs w:val="24"/>
          </w:rPr>
          <w:t>(6), 913–934. https://doi.org/10.1177/0013164413495237</w:t>
        </w:r>
      </w:hyperlink>
    </w:p>
    <w:sectPr w:rsidR="00AA525C" w:rsidRPr="00820490" w:rsidSect="002F56E0">
      <w:footerReference w:type="default" r:id="rId71"/>
      <w:pgSz w:w="11909" w:h="16834"/>
      <w:pgMar w:top="1440" w:right="1440" w:bottom="1440" w:left="1440" w:header="720" w:footer="720" w:gutter="0"/>
      <w:lnNumType w:countBy="1"/>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9B1F74" w14:textId="77777777" w:rsidR="00CC6121" w:rsidRDefault="00CC6121" w:rsidP="00BC0E39">
      <w:pPr>
        <w:spacing w:line="240" w:lineRule="auto"/>
      </w:pPr>
      <w:r>
        <w:separator/>
      </w:r>
    </w:p>
  </w:endnote>
  <w:endnote w:type="continuationSeparator" w:id="0">
    <w:p w14:paraId="51EE5A37" w14:textId="77777777" w:rsidR="00CC6121" w:rsidRDefault="00CC6121" w:rsidP="00BC0E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rdo">
    <w:charset w:val="00"/>
    <w:family w:val="auto"/>
    <w:pitch w:val="default"/>
    <w:embedRegular r:id="rId1" w:fontKey="{A1967B4B-D544-43AF-A460-B08A495D3ADB}"/>
  </w:font>
  <w:font w:name="Cambria Math">
    <w:panose1 w:val="02040503050406030204"/>
    <w:charset w:val="00"/>
    <w:family w:val="roman"/>
    <w:pitch w:val="variable"/>
    <w:sig w:usb0="E00006FF" w:usb1="420024FF" w:usb2="02000000" w:usb3="00000000" w:csb0="0000019F" w:csb1="00000000"/>
    <w:embedRegular r:id="rId2" w:fontKey="{EFA0F5F5-FD3C-4597-983E-3AD1506767B5}"/>
  </w:font>
  <w:font w:name="Calibri">
    <w:panose1 w:val="020F0502020204030204"/>
    <w:charset w:val="00"/>
    <w:family w:val="swiss"/>
    <w:pitch w:val="variable"/>
    <w:sig w:usb0="E4002EFF" w:usb1="C200247B" w:usb2="00000009" w:usb3="00000000" w:csb0="000001FF" w:csb1="00000000"/>
    <w:embedRegular r:id="rId3" w:fontKey="{59405E54-6B17-4F26-A491-2379DB04DFE9}"/>
  </w:font>
  <w:font w:name="Cambria">
    <w:panose1 w:val="02040503050406030204"/>
    <w:charset w:val="00"/>
    <w:family w:val="roman"/>
    <w:pitch w:val="variable"/>
    <w:sig w:usb0="E00006FF" w:usb1="420024FF" w:usb2="02000000" w:usb3="00000000" w:csb0="0000019F" w:csb1="00000000"/>
    <w:embedRegular r:id="rId4" w:fontKey="{36DF770F-3EC0-46D5-910C-74BCDAC380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913810"/>
      <w:docPartObj>
        <w:docPartGallery w:val="Page Numbers (Bottom of Page)"/>
        <w:docPartUnique/>
      </w:docPartObj>
    </w:sdtPr>
    <w:sdtEndPr/>
    <w:sdtContent>
      <w:p w14:paraId="456C8392" w14:textId="7C0402E1" w:rsidR="00BC0E39" w:rsidRDefault="00BC0E39">
        <w:pPr>
          <w:pStyle w:val="Fuzeile"/>
          <w:jc w:val="right"/>
        </w:pPr>
        <w:r>
          <w:fldChar w:fldCharType="begin"/>
        </w:r>
        <w:r>
          <w:instrText>PAGE   \* MERGEFORMAT</w:instrText>
        </w:r>
        <w:r>
          <w:fldChar w:fldCharType="separate"/>
        </w:r>
        <w:r>
          <w:rPr>
            <w:lang w:val="de-DE"/>
          </w:rPr>
          <w:t>2</w:t>
        </w:r>
        <w:r>
          <w:fldChar w:fldCharType="end"/>
        </w:r>
      </w:p>
    </w:sdtContent>
  </w:sdt>
  <w:p w14:paraId="37B7FE4E" w14:textId="77777777" w:rsidR="00BC0E39" w:rsidRDefault="00BC0E3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40E73" w14:textId="77777777" w:rsidR="00CC6121" w:rsidRDefault="00CC6121" w:rsidP="00BC0E39">
      <w:pPr>
        <w:spacing w:line="240" w:lineRule="auto"/>
      </w:pPr>
      <w:r>
        <w:separator/>
      </w:r>
    </w:p>
  </w:footnote>
  <w:footnote w:type="continuationSeparator" w:id="0">
    <w:p w14:paraId="476633AF" w14:textId="77777777" w:rsidR="00CC6121" w:rsidRDefault="00CC6121" w:rsidP="00BC0E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E85C45"/>
    <w:multiLevelType w:val="multilevel"/>
    <w:tmpl w:val="192C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702365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urizio Sicorello">
    <w15:presenceInfo w15:providerId="Windows Live" w15:userId="441cc9bc8c67f6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25C"/>
    <w:rsid w:val="00000132"/>
    <w:rsid w:val="00001DA6"/>
    <w:rsid w:val="00004401"/>
    <w:rsid w:val="0001395F"/>
    <w:rsid w:val="00017F29"/>
    <w:rsid w:val="00036666"/>
    <w:rsid w:val="0004056B"/>
    <w:rsid w:val="00045199"/>
    <w:rsid w:val="00053A97"/>
    <w:rsid w:val="0006733E"/>
    <w:rsid w:val="00081A7C"/>
    <w:rsid w:val="00092F51"/>
    <w:rsid w:val="00095A25"/>
    <w:rsid w:val="000A6570"/>
    <w:rsid w:val="000C4645"/>
    <w:rsid w:val="000C5195"/>
    <w:rsid w:val="000D0207"/>
    <w:rsid w:val="00105BE2"/>
    <w:rsid w:val="001124BB"/>
    <w:rsid w:val="001374BE"/>
    <w:rsid w:val="00145429"/>
    <w:rsid w:val="00151F30"/>
    <w:rsid w:val="0016149F"/>
    <w:rsid w:val="00162A1B"/>
    <w:rsid w:val="0016523E"/>
    <w:rsid w:val="00173B15"/>
    <w:rsid w:val="00195C15"/>
    <w:rsid w:val="001A33E5"/>
    <w:rsid w:val="001B36B5"/>
    <w:rsid w:val="001C2454"/>
    <w:rsid w:val="00200817"/>
    <w:rsid w:val="00204D96"/>
    <w:rsid w:val="00205EF0"/>
    <w:rsid w:val="00211A0B"/>
    <w:rsid w:val="00221B7B"/>
    <w:rsid w:val="00233D44"/>
    <w:rsid w:val="00240C7B"/>
    <w:rsid w:val="002473C1"/>
    <w:rsid w:val="002564C4"/>
    <w:rsid w:val="00256E1C"/>
    <w:rsid w:val="00265976"/>
    <w:rsid w:val="002778D9"/>
    <w:rsid w:val="00296031"/>
    <w:rsid w:val="0029631A"/>
    <w:rsid w:val="002B5533"/>
    <w:rsid w:val="002D1860"/>
    <w:rsid w:val="002D4532"/>
    <w:rsid w:val="002D4ED7"/>
    <w:rsid w:val="002F56E0"/>
    <w:rsid w:val="002F623A"/>
    <w:rsid w:val="00325F2B"/>
    <w:rsid w:val="00334052"/>
    <w:rsid w:val="003358C0"/>
    <w:rsid w:val="003475C1"/>
    <w:rsid w:val="003547DB"/>
    <w:rsid w:val="00381BD8"/>
    <w:rsid w:val="00384C20"/>
    <w:rsid w:val="00394DF4"/>
    <w:rsid w:val="003A0D9F"/>
    <w:rsid w:val="003A3501"/>
    <w:rsid w:val="003A611F"/>
    <w:rsid w:val="003B1C55"/>
    <w:rsid w:val="003B3137"/>
    <w:rsid w:val="003C0C52"/>
    <w:rsid w:val="003C748E"/>
    <w:rsid w:val="003C7EBF"/>
    <w:rsid w:val="003E0E38"/>
    <w:rsid w:val="003E1D74"/>
    <w:rsid w:val="003F39AA"/>
    <w:rsid w:val="004441C3"/>
    <w:rsid w:val="00460A01"/>
    <w:rsid w:val="00464DF8"/>
    <w:rsid w:val="00466600"/>
    <w:rsid w:val="00466B86"/>
    <w:rsid w:val="0047442D"/>
    <w:rsid w:val="00474CAA"/>
    <w:rsid w:val="00477A7B"/>
    <w:rsid w:val="00487EBE"/>
    <w:rsid w:val="004C6DFE"/>
    <w:rsid w:val="004D5874"/>
    <w:rsid w:val="004E750F"/>
    <w:rsid w:val="004F3592"/>
    <w:rsid w:val="00502CE5"/>
    <w:rsid w:val="00510481"/>
    <w:rsid w:val="0051642D"/>
    <w:rsid w:val="00522AF5"/>
    <w:rsid w:val="00534270"/>
    <w:rsid w:val="0053628B"/>
    <w:rsid w:val="00564A5E"/>
    <w:rsid w:val="00584362"/>
    <w:rsid w:val="00586382"/>
    <w:rsid w:val="005A4834"/>
    <w:rsid w:val="005A4E16"/>
    <w:rsid w:val="005C2598"/>
    <w:rsid w:val="005C38E1"/>
    <w:rsid w:val="005D0806"/>
    <w:rsid w:val="005D5219"/>
    <w:rsid w:val="005E7FBB"/>
    <w:rsid w:val="005F5AD8"/>
    <w:rsid w:val="00606882"/>
    <w:rsid w:val="00607216"/>
    <w:rsid w:val="00610334"/>
    <w:rsid w:val="00612254"/>
    <w:rsid w:val="00613D74"/>
    <w:rsid w:val="00632022"/>
    <w:rsid w:val="00634101"/>
    <w:rsid w:val="006547D8"/>
    <w:rsid w:val="00656DC0"/>
    <w:rsid w:val="006857D3"/>
    <w:rsid w:val="00693D39"/>
    <w:rsid w:val="00693D87"/>
    <w:rsid w:val="006B6951"/>
    <w:rsid w:val="006B73D9"/>
    <w:rsid w:val="006C01A9"/>
    <w:rsid w:val="006C3446"/>
    <w:rsid w:val="006E629B"/>
    <w:rsid w:val="006F7F6D"/>
    <w:rsid w:val="007052A3"/>
    <w:rsid w:val="00721512"/>
    <w:rsid w:val="0072365E"/>
    <w:rsid w:val="00724715"/>
    <w:rsid w:val="00741DC0"/>
    <w:rsid w:val="00747D7A"/>
    <w:rsid w:val="0075027B"/>
    <w:rsid w:val="007615E6"/>
    <w:rsid w:val="007A7CF7"/>
    <w:rsid w:val="007C25B8"/>
    <w:rsid w:val="007E53DB"/>
    <w:rsid w:val="007F5AC6"/>
    <w:rsid w:val="00800BCE"/>
    <w:rsid w:val="00801E1F"/>
    <w:rsid w:val="00803D4D"/>
    <w:rsid w:val="0080613F"/>
    <w:rsid w:val="00811A2D"/>
    <w:rsid w:val="00817A31"/>
    <w:rsid w:val="00820490"/>
    <w:rsid w:val="008213C6"/>
    <w:rsid w:val="00826F73"/>
    <w:rsid w:val="00864C86"/>
    <w:rsid w:val="00876CA7"/>
    <w:rsid w:val="00884077"/>
    <w:rsid w:val="00896EEA"/>
    <w:rsid w:val="008B3CE2"/>
    <w:rsid w:val="008E5CD4"/>
    <w:rsid w:val="008E6DB4"/>
    <w:rsid w:val="00901300"/>
    <w:rsid w:val="00904E37"/>
    <w:rsid w:val="00930737"/>
    <w:rsid w:val="009329DB"/>
    <w:rsid w:val="0094140B"/>
    <w:rsid w:val="00944643"/>
    <w:rsid w:val="00944EE6"/>
    <w:rsid w:val="00971425"/>
    <w:rsid w:val="00976A9C"/>
    <w:rsid w:val="0099184E"/>
    <w:rsid w:val="009B01BF"/>
    <w:rsid w:val="009C2017"/>
    <w:rsid w:val="009D405E"/>
    <w:rsid w:val="00A042BC"/>
    <w:rsid w:val="00A1259B"/>
    <w:rsid w:val="00A142D1"/>
    <w:rsid w:val="00A16812"/>
    <w:rsid w:val="00A230AD"/>
    <w:rsid w:val="00A24EBF"/>
    <w:rsid w:val="00A257DE"/>
    <w:rsid w:val="00A342E6"/>
    <w:rsid w:val="00A40ACC"/>
    <w:rsid w:val="00A55292"/>
    <w:rsid w:val="00A60CA8"/>
    <w:rsid w:val="00A62F39"/>
    <w:rsid w:val="00A71749"/>
    <w:rsid w:val="00A75DD2"/>
    <w:rsid w:val="00A8131F"/>
    <w:rsid w:val="00A83BDA"/>
    <w:rsid w:val="00A91E97"/>
    <w:rsid w:val="00A9274B"/>
    <w:rsid w:val="00AA1444"/>
    <w:rsid w:val="00AA525C"/>
    <w:rsid w:val="00AB1760"/>
    <w:rsid w:val="00AC02E2"/>
    <w:rsid w:val="00AC3186"/>
    <w:rsid w:val="00AC7B4E"/>
    <w:rsid w:val="00AD197B"/>
    <w:rsid w:val="00AE4A8C"/>
    <w:rsid w:val="00AE6B69"/>
    <w:rsid w:val="00AF18DA"/>
    <w:rsid w:val="00B054CE"/>
    <w:rsid w:val="00B10D22"/>
    <w:rsid w:val="00B141C2"/>
    <w:rsid w:val="00B234B1"/>
    <w:rsid w:val="00B46BCD"/>
    <w:rsid w:val="00B66336"/>
    <w:rsid w:val="00B712BB"/>
    <w:rsid w:val="00B75A4B"/>
    <w:rsid w:val="00B84F43"/>
    <w:rsid w:val="00B8654A"/>
    <w:rsid w:val="00B91CE0"/>
    <w:rsid w:val="00B94C41"/>
    <w:rsid w:val="00BA2A29"/>
    <w:rsid w:val="00BB2F33"/>
    <w:rsid w:val="00BB599E"/>
    <w:rsid w:val="00BC0E39"/>
    <w:rsid w:val="00BE543B"/>
    <w:rsid w:val="00BF07CC"/>
    <w:rsid w:val="00BF48D5"/>
    <w:rsid w:val="00C008E1"/>
    <w:rsid w:val="00C02343"/>
    <w:rsid w:val="00C03B00"/>
    <w:rsid w:val="00C06A18"/>
    <w:rsid w:val="00C12EC9"/>
    <w:rsid w:val="00C33AF4"/>
    <w:rsid w:val="00C44F82"/>
    <w:rsid w:val="00C54932"/>
    <w:rsid w:val="00C57332"/>
    <w:rsid w:val="00C81421"/>
    <w:rsid w:val="00C87C1F"/>
    <w:rsid w:val="00C94702"/>
    <w:rsid w:val="00C94FD2"/>
    <w:rsid w:val="00CA254C"/>
    <w:rsid w:val="00CA794E"/>
    <w:rsid w:val="00CB5765"/>
    <w:rsid w:val="00CC6121"/>
    <w:rsid w:val="00CD684C"/>
    <w:rsid w:val="00CF207E"/>
    <w:rsid w:val="00CF66D4"/>
    <w:rsid w:val="00D02FD5"/>
    <w:rsid w:val="00D12F35"/>
    <w:rsid w:val="00D15546"/>
    <w:rsid w:val="00D30325"/>
    <w:rsid w:val="00D363DB"/>
    <w:rsid w:val="00D37631"/>
    <w:rsid w:val="00D550D2"/>
    <w:rsid w:val="00D5710D"/>
    <w:rsid w:val="00D8492B"/>
    <w:rsid w:val="00DA0929"/>
    <w:rsid w:val="00DB7437"/>
    <w:rsid w:val="00DB74FB"/>
    <w:rsid w:val="00DD57E5"/>
    <w:rsid w:val="00DE1FA3"/>
    <w:rsid w:val="00E12258"/>
    <w:rsid w:val="00E20173"/>
    <w:rsid w:val="00E26195"/>
    <w:rsid w:val="00E67219"/>
    <w:rsid w:val="00E72391"/>
    <w:rsid w:val="00E73D42"/>
    <w:rsid w:val="00E7705A"/>
    <w:rsid w:val="00E85B8A"/>
    <w:rsid w:val="00EA4A8A"/>
    <w:rsid w:val="00EB35BA"/>
    <w:rsid w:val="00EB5917"/>
    <w:rsid w:val="00EC530F"/>
    <w:rsid w:val="00EC638B"/>
    <w:rsid w:val="00ED5D1E"/>
    <w:rsid w:val="00EE41BE"/>
    <w:rsid w:val="00EE44FB"/>
    <w:rsid w:val="00EE7C39"/>
    <w:rsid w:val="00F10AC4"/>
    <w:rsid w:val="00F1378A"/>
    <w:rsid w:val="00F26CAB"/>
    <w:rsid w:val="00F602C3"/>
    <w:rsid w:val="00F66829"/>
    <w:rsid w:val="00F71C94"/>
    <w:rsid w:val="00F9354A"/>
    <w:rsid w:val="00F95DA5"/>
    <w:rsid w:val="00FB5405"/>
    <w:rsid w:val="00FC4AE3"/>
    <w:rsid w:val="00FD2FB9"/>
    <w:rsid w:val="00FE4FE2"/>
    <w:rsid w:val="00FE5105"/>
    <w:rsid w:val="00FE7EB2"/>
    <w:rsid w:val="00FF6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8567E"/>
  <w15:docId w15:val="{7B12DEE7-CE3B-4C6D-BA19-B1FF6A87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semiHidden/>
    <w:unhideWhenUsed/>
    <w:qFormat/>
    <w:pPr>
      <w:keepNext/>
      <w:keepLines/>
      <w:spacing w:before="360" w:after="120"/>
      <w:outlineLvl w:val="1"/>
    </w:pPr>
    <w:rPr>
      <w:sz w:val="32"/>
      <w:szCs w:val="32"/>
    </w:rPr>
  </w:style>
  <w:style w:type="paragraph" w:styleId="berschrift3">
    <w:name w:val="heading 3"/>
    <w:basedOn w:val="Standard"/>
    <w:next w:val="Standard"/>
    <w:uiPriority w:val="9"/>
    <w:semiHidden/>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paragraph" w:styleId="Kommentartext">
    <w:name w:val="annotation text"/>
    <w:basedOn w:val="Standard"/>
    <w:link w:val="KommentartextZchn"/>
    <w:uiPriority w:val="99"/>
    <w:semiHidden/>
    <w:unhideWhenUsed/>
    <w:pPr>
      <w:spacing w:line="240" w:lineRule="auto"/>
    </w:pPr>
    <w:rPr>
      <w:sz w:val="20"/>
      <w:szCs w:val="20"/>
    </w:rPr>
  </w:style>
  <w:style w:type="character" w:customStyle="1" w:styleId="KommentartextZchn">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pfzeile">
    <w:name w:val="header"/>
    <w:basedOn w:val="Standard"/>
    <w:link w:val="KopfzeileZchn"/>
    <w:uiPriority w:val="99"/>
    <w:unhideWhenUsed/>
    <w:rsid w:val="00BC0E39"/>
    <w:pPr>
      <w:tabs>
        <w:tab w:val="center" w:pos="4703"/>
        <w:tab w:val="right" w:pos="9406"/>
      </w:tabs>
      <w:spacing w:line="240" w:lineRule="auto"/>
    </w:pPr>
  </w:style>
  <w:style w:type="character" w:customStyle="1" w:styleId="KopfzeileZchn">
    <w:name w:val="Kopfzeile Zchn"/>
    <w:basedOn w:val="Absatz-Standardschriftart"/>
    <w:link w:val="Kopfzeile"/>
    <w:uiPriority w:val="99"/>
    <w:rsid w:val="00BC0E39"/>
  </w:style>
  <w:style w:type="paragraph" w:styleId="Fuzeile">
    <w:name w:val="footer"/>
    <w:basedOn w:val="Standard"/>
    <w:link w:val="FuzeileZchn"/>
    <w:uiPriority w:val="99"/>
    <w:unhideWhenUsed/>
    <w:rsid w:val="00BC0E39"/>
    <w:pPr>
      <w:tabs>
        <w:tab w:val="center" w:pos="4703"/>
        <w:tab w:val="right" w:pos="9406"/>
      </w:tabs>
      <w:spacing w:line="240" w:lineRule="auto"/>
    </w:pPr>
  </w:style>
  <w:style w:type="character" w:customStyle="1" w:styleId="FuzeileZchn">
    <w:name w:val="Fußzeile Zchn"/>
    <w:basedOn w:val="Absatz-Standardschriftart"/>
    <w:link w:val="Fuzeile"/>
    <w:uiPriority w:val="99"/>
    <w:rsid w:val="00BC0E39"/>
  </w:style>
  <w:style w:type="character" w:styleId="Zeilennummer">
    <w:name w:val="line number"/>
    <w:basedOn w:val="Absatz-Standardschriftart"/>
    <w:uiPriority w:val="99"/>
    <w:semiHidden/>
    <w:unhideWhenUsed/>
    <w:rsid w:val="002F56E0"/>
  </w:style>
  <w:style w:type="paragraph" w:styleId="berarbeitung">
    <w:name w:val="Revision"/>
    <w:hidden/>
    <w:uiPriority w:val="99"/>
    <w:semiHidden/>
    <w:rsid w:val="00A142D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166517">
      <w:bodyDiv w:val="1"/>
      <w:marLeft w:val="0"/>
      <w:marRight w:val="0"/>
      <w:marTop w:val="0"/>
      <w:marBottom w:val="0"/>
      <w:divBdr>
        <w:top w:val="none" w:sz="0" w:space="0" w:color="auto"/>
        <w:left w:val="none" w:sz="0" w:space="0" w:color="auto"/>
        <w:bottom w:val="none" w:sz="0" w:space="0" w:color="auto"/>
        <w:right w:val="none" w:sz="0" w:space="0" w:color="auto"/>
      </w:divBdr>
    </w:div>
    <w:div w:id="878930637">
      <w:bodyDiv w:val="1"/>
      <w:marLeft w:val="0"/>
      <w:marRight w:val="0"/>
      <w:marTop w:val="0"/>
      <w:marBottom w:val="0"/>
      <w:divBdr>
        <w:top w:val="none" w:sz="0" w:space="0" w:color="auto"/>
        <w:left w:val="none" w:sz="0" w:space="0" w:color="auto"/>
        <w:bottom w:val="none" w:sz="0" w:space="0" w:color="auto"/>
        <w:right w:val="none" w:sz="0" w:space="0" w:color="auto"/>
      </w:divBdr>
      <w:divsChild>
        <w:div w:id="486477743">
          <w:marLeft w:val="0"/>
          <w:marRight w:val="0"/>
          <w:marTop w:val="0"/>
          <w:marBottom w:val="0"/>
          <w:divBdr>
            <w:top w:val="none" w:sz="0" w:space="0" w:color="auto"/>
            <w:left w:val="none" w:sz="0" w:space="0" w:color="auto"/>
            <w:bottom w:val="none" w:sz="0" w:space="0" w:color="auto"/>
            <w:right w:val="none" w:sz="0" w:space="0" w:color="auto"/>
          </w:divBdr>
        </w:div>
      </w:divsChild>
    </w:div>
    <w:div w:id="1294821811">
      <w:bodyDiv w:val="1"/>
      <w:marLeft w:val="0"/>
      <w:marRight w:val="0"/>
      <w:marTop w:val="0"/>
      <w:marBottom w:val="0"/>
      <w:divBdr>
        <w:top w:val="none" w:sz="0" w:space="0" w:color="auto"/>
        <w:left w:val="none" w:sz="0" w:space="0" w:color="auto"/>
        <w:bottom w:val="none" w:sz="0" w:space="0" w:color="auto"/>
        <w:right w:val="none" w:sz="0" w:space="0" w:color="auto"/>
      </w:divBdr>
      <w:divsChild>
        <w:div w:id="1628854624">
          <w:marLeft w:val="0"/>
          <w:marRight w:val="0"/>
          <w:marTop w:val="0"/>
          <w:marBottom w:val="0"/>
          <w:divBdr>
            <w:top w:val="none" w:sz="0" w:space="0" w:color="auto"/>
            <w:left w:val="none" w:sz="0" w:space="0" w:color="auto"/>
            <w:bottom w:val="none" w:sz="0" w:space="0" w:color="auto"/>
            <w:right w:val="none" w:sz="0" w:space="0" w:color="auto"/>
          </w:divBdr>
        </w:div>
      </w:divsChild>
    </w:div>
    <w:div w:id="1784301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zotero.org/google-docs/?ih4Jif" TargetMode="External"/><Relationship Id="rId21" Type="http://schemas.openxmlformats.org/officeDocument/2006/relationships/hyperlink" Target="https://www.zotero.org/google-docs/?ih4Jif" TargetMode="External"/><Relationship Id="rId42" Type="http://schemas.openxmlformats.org/officeDocument/2006/relationships/hyperlink" Target="https://www.zotero.org/google-docs/?ih4Jif" TargetMode="External"/><Relationship Id="rId47" Type="http://schemas.openxmlformats.org/officeDocument/2006/relationships/hyperlink" Target="https://www.zotero.org/google-docs/?ih4Jif" TargetMode="External"/><Relationship Id="rId63" Type="http://schemas.openxmlformats.org/officeDocument/2006/relationships/hyperlink" Target="https://www.zotero.org/google-docs/?ih4Jif" TargetMode="External"/><Relationship Id="rId68" Type="http://schemas.openxmlformats.org/officeDocument/2006/relationships/hyperlink" Target="https://www.zotero.org/google-docs/?ih4Jif" TargetMode="External"/><Relationship Id="rId2" Type="http://schemas.openxmlformats.org/officeDocument/2006/relationships/styles" Target="styles.xml"/><Relationship Id="rId16" Type="http://schemas.openxmlformats.org/officeDocument/2006/relationships/hyperlink" Target="https://www.zotero.org/google-docs/?ih4Jif" TargetMode="External"/><Relationship Id="rId29" Type="http://schemas.openxmlformats.org/officeDocument/2006/relationships/hyperlink" Target="https://www.zotero.org/google-docs/?ih4Jif" TargetMode="External"/><Relationship Id="rId11" Type="http://schemas.openxmlformats.org/officeDocument/2006/relationships/hyperlink" Target="https://www.zotero.org/google-docs/?ih4Jif" TargetMode="External"/><Relationship Id="rId24" Type="http://schemas.openxmlformats.org/officeDocument/2006/relationships/hyperlink" Target="https://www.zotero.org/google-docs/?ih4Jif" TargetMode="External"/><Relationship Id="rId32" Type="http://schemas.openxmlformats.org/officeDocument/2006/relationships/hyperlink" Target="https://www.zotero.org/google-docs/?ih4Jif" TargetMode="External"/><Relationship Id="rId37" Type="http://schemas.openxmlformats.org/officeDocument/2006/relationships/hyperlink" Target="https://www.zotero.org/google-docs/?ih4Jif" TargetMode="External"/><Relationship Id="rId40" Type="http://schemas.openxmlformats.org/officeDocument/2006/relationships/hyperlink" Target="https://www.zotero.org/google-docs/?ih4Jif" TargetMode="External"/><Relationship Id="rId45" Type="http://schemas.openxmlformats.org/officeDocument/2006/relationships/hyperlink" Target="https://www.zotero.org/google-docs/?ih4Jif" TargetMode="External"/><Relationship Id="rId53" Type="http://schemas.openxmlformats.org/officeDocument/2006/relationships/hyperlink" Target="https://www.zotero.org/google-docs/?ih4Jif" TargetMode="External"/><Relationship Id="rId58" Type="http://schemas.openxmlformats.org/officeDocument/2006/relationships/hyperlink" Target="https://www.zotero.org/google-docs/?ih4Jif" TargetMode="External"/><Relationship Id="rId66" Type="http://schemas.openxmlformats.org/officeDocument/2006/relationships/hyperlink" Target="https://www.zotero.org/google-docs/?ih4Jif"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zotero.org/google-docs/?ih4Jif" TargetMode="External"/><Relationship Id="rId19" Type="http://schemas.openxmlformats.org/officeDocument/2006/relationships/hyperlink" Target="https://www.zotero.org/google-docs/?ih4Jif" TargetMode="External"/><Relationship Id="rId14" Type="http://schemas.openxmlformats.org/officeDocument/2006/relationships/hyperlink" Target="https://www.zotero.org/google-docs/?ih4Jif" TargetMode="External"/><Relationship Id="rId22" Type="http://schemas.openxmlformats.org/officeDocument/2006/relationships/hyperlink" Target="https://www.zotero.org/google-docs/?ih4Jif" TargetMode="External"/><Relationship Id="rId27" Type="http://schemas.openxmlformats.org/officeDocument/2006/relationships/hyperlink" Target="https://www.zotero.org/google-docs/?ih4Jif" TargetMode="External"/><Relationship Id="rId30" Type="http://schemas.openxmlformats.org/officeDocument/2006/relationships/hyperlink" Target="https://www.zotero.org/google-docs/?ih4Jif" TargetMode="External"/><Relationship Id="rId35" Type="http://schemas.openxmlformats.org/officeDocument/2006/relationships/hyperlink" Target="https://www.zotero.org/google-docs/?ih4Jif" TargetMode="External"/><Relationship Id="rId43" Type="http://schemas.openxmlformats.org/officeDocument/2006/relationships/hyperlink" Target="https://www.zotero.org/google-docs/?ih4Jif" TargetMode="External"/><Relationship Id="rId48" Type="http://schemas.openxmlformats.org/officeDocument/2006/relationships/hyperlink" Target="https://www.zotero.org/google-docs/?ih4Jif" TargetMode="External"/><Relationship Id="rId56" Type="http://schemas.openxmlformats.org/officeDocument/2006/relationships/hyperlink" Target="https://www.zotero.org/google-docs/?ih4Jif" TargetMode="External"/><Relationship Id="rId64" Type="http://schemas.openxmlformats.org/officeDocument/2006/relationships/hyperlink" Target="https://www.zotero.org/google-docs/?ih4Jif" TargetMode="External"/><Relationship Id="rId69" Type="http://schemas.openxmlformats.org/officeDocument/2006/relationships/hyperlink" Target="https://www.zotero.org/google-docs/?ih4Jif" TargetMode="External"/><Relationship Id="rId8" Type="http://schemas.openxmlformats.org/officeDocument/2006/relationships/image" Target="media/image2.png"/><Relationship Id="rId51" Type="http://schemas.openxmlformats.org/officeDocument/2006/relationships/hyperlink" Target="https://www.zotero.org/google-docs/?ih4Jif"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zotero.org/google-docs/?ih4Jif" TargetMode="External"/><Relationship Id="rId17" Type="http://schemas.openxmlformats.org/officeDocument/2006/relationships/hyperlink" Target="https://www.zotero.org/google-docs/?ih4Jif" TargetMode="External"/><Relationship Id="rId25" Type="http://schemas.openxmlformats.org/officeDocument/2006/relationships/hyperlink" Target="https://www.zotero.org/google-docs/?ih4Jif" TargetMode="External"/><Relationship Id="rId33" Type="http://schemas.openxmlformats.org/officeDocument/2006/relationships/hyperlink" Target="https://www.zotero.org/google-docs/?ih4Jif" TargetMode="External"/><Relationship Id="rId38" Type="http://schemas.openxmlformats.org/officeDocument/2006/relationships/hyperlink" Target="https://www.zotero.org/google-docs/?ih4Jif" TargetMode="External"/><Relationship Id="rId46" Type="http://schemas.openxmlformats.org/officeDocument/2006/relationships/hyperlink" Target="https://www.zotero.org/google-docs/?ih4Jif" TargetMode="External"/><Relationship Id="rId59" Type="http://schemas.openxmlformats.org/officeDocument/2006/relationships/hyperlink" Target="https://www.zotero.org/google-docs/?ih4Jif" TargetMode="External"/><Relationship Id="rId67" Type="http://schemas.openxmlformats.org/officeDocument/2006/relationships/hyperlink" Target="https://www.zotero.org/google-docs/?ih4Jif" TargetMode="External"/><Relationship Id="rId20" Type="http://schemas.openxmlformats.org/officeDocument/2006/relationships/hyperlink" Target="https://www.zotero.org/google-docs/?ih4Jif" TargetMode="External"/><Relationship Id="rId41" Type="http://schemas.openxmlformats.org/officeDocument/2006/relationships/hyperlink" Target="https://www.zotero.org/google-docs/?ih4Jif" TargetMode="External"/><Relationship Id="rId54" Type="http://schemas.openxmlformats.org/officeDocument/2006/relationships/hyperlink" Target="https://www.zotero.org/google-docs/?ih4Jif" TargetMode="External"/><Relationship Id="rId62" Type="http://schemas.openxmlformats.org/officeDocument/2006/relationships/hyperlink" Target="https://www.zotero.org/google-docs/?ih4Jif" TargetMode="External"/><Relationship Id="rId70" Type="http://schemas.openxmlformats.org/officeDocument/2006/relationships/hyperlink" Target="https://www.zotero.org/google-docs/?ih4Ji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zotero.org/google-docs/?ih4Jif" TargetMode="External"/><Relationship Id="rId23" Type="http://schemas.openxmlformats.org/officeDocument/2006/relationships/hyperlink" Target="https://www.zotero.org/google-docs/?ih4Jif" TargetMode="External"/><Relationship Id="rId28" Type="http://schemas.openxmlformats.org/officeDocument/2006/relationships/hyperlink" Target="https://www.zotero.org/google-docs/?ih4Jif" TargetMode="External"/><Relationship Id="rId36" Type="http://schemas.openxmlformats.org/officeDocument/2006/relationships/hyperlink" Target="https://www.zotero.org/google-docs/?ih4Jif" TargetMode="External"/><Relationship Id="rId49" Type="http://schemas.openxmlformats.org/officeDocument/2006/relationships/hyperlink" Target="https://www.zotero.org/google-docs/?ih4Jif" TargetMode="External"/><Relationship Id="rId57" Type="http://schemas.openxmlformats.org/officeDocument/2006/relationships/hyperlink" Target="https://www.zotero.org/google-docs/?ih4Jif" TargetMode="External"/><Relationship Id="rId10" Type="http://schemas.openxmlformats.org/officeDocument/2006/relationships/image" Target="media/image4.svg"/><Relationship Id="rId31" Type="http://schemas.openxmlformats.org/officeDocument/2006/relationships/hyperlink" Target="https://www.zotero.org/google-docs/?ih4Jif" TargetMode="External"/><Relationship Id="rId44" Type="http://schemas.openxmlformats.org/officeDocument/2006/relationships/hyperlink" Target="https://www.zotero.org/google-docs/?ih4Jif" TargetMode="External"/><Relationship Id="rId52" Type="http://schemas.openxmlformats.org/officeDocument/2006/relationships/hyperlink" Target="https://www.zotero.org/google-docs/?ih4Jif" TargetMode="External"/><Relationship Id="rId60" Type="http://schemas.openxmlformats.org/officeDocument/2006/relationships/hyperlink" Target="https://www.zotero.org/google-docs/?ih4Jif" TargetMode="External"/><Relationship Id="rId65" Type="http://schemas.openxmlformats.org/officeDocument/2006/relationships/hyperlink" Target="https://www.zotero.org/google-docs/?ih4Jif" TargetMode="External"/><Relationship Id="rId73"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www.zotero.org/google-docs/?ih4Jif" TargetMode="External"/><Relationship Id="rId18" Type="http://schemas.openxmlformats.org/officeDocument/2006/relationships/hyperlink" Target="https://www.zotero.org/google-docs/?ih4Jif" TargetMode="External"/><Relationship Id="rId39" Type="http://schemas.openxmlformats.org/officeDocument/2006/relationships/hyperlink" Target="https://www.zotero.org/google-docs/?ih4Jif" TargetMode="External"/><Relationship Id="rId34" Type="http://schemas.openxmlformats.org/officeDocument/2006/relationships/hyperlink" Target="https://www.zotero.org/google-docs/?ih4Jif" TargetMode="External"/><Relationship Id="rId50" Type="http://schemas.openxmlformats.org/officeDocument/2006/relationships/hyperlink" Target="https://www.zotero.org/google-docs/?ih4Jif" TargetMode="External"/><Relationship Id="rId55" Type="http://schemas.openxmlformats.org/officeDocument/2006/relationships/hyperlink" Target="https://www.zotero.org/google-docs/?ih4Jif" TargetMode="External"/><Relationship Id="rId7" Type="http://schemas.openxmlformats.org/officeDocument/2006/relationships/image" Target="media/image1.png"/><Relationship Id="rId71"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11573</Words>
  <Characters>65967</Characters>
  <Application>Microsoft Office Word</Application>
  <DocSecurity>0</DocSecurity>
  <Lines>549</Lines>
  <Paragraphs>154</Paragraphs>
  <ScaleCrop>false</ScaleCrop>
  <Company/>
  <LinksUpToDate>false</LinksUpToDate>
  <CharactersWithSpaces>77386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Maurizio Sicorello</cp:lastModifiedBy>
  <cp:revision>264</cp:revision>
  <cp:lastPrinted>2024-11-04T13:11:00Z</cp:lastPrinted>
  <dcterms:created xsi:type="dcterms:W3CDTF">2024-11-04T12:12:00Z</dcterms:created>
  <dcterms:modified xsi:type="dcterms:W3CDTF">2025-04-11T11:57:00Z</dcterms:modified>
</cp:coreProperties>
</file>